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CC2" w:rsidRDefault="00140CC2" w:rsidP="00140CC2">
      <w:pPr>
        <w:rPr>
          <w:rFonts w:ascii="Calibri" w:hAnsi="Calibri"/>
          <w:b/>
          <w:bCs/>
          <w:sz w:val="36"/>
        </w:rPr>
      </w:pPr>
    </w:p>
    <w:p w:rsidR="00140CC2" w:rsidRDefault="00140CC2" w:rsidP="00140CC2">
      <w:pPr>
        <w:rPr>
          <w:rFonts w:ascii="Calibri" w:hAnsi="Calibri"/>
          <w:b/>
          <w:bCs/>
          <w:sz w:val="36"/>
        </w:rPr>
      </w:pPr>
    </w:p>
    <w:p w:rsidR="00140CC2" w:rsidRDefault="00140CC2" w:rsidP="00140CC2">
      <w:pPr>
        <w:rPr>
          <w:rFonts w:ascii="Calibri" w:hAnsi="Calibri"/>
          <w:b/>
          <w:bCs/>
          <w:sz w:val="36"/>
        </w:rPr>
      </w:pPr>
    </w:p>
    <w:p w:rsidR="00140CC2" w:rsidRPr="00850318" w:rsidRDefault="00140CC2" w:rsidP="00140CC2">
      <w:pPr>
        <w:rPr>
          <w:rFonts w:ascii="Calibri" w:hAnsi="Calibri"/>
          <w:b/>
          <w:bCs/>
          <w:sz w:val="36"/>
        </w:rPr>
      </w:pPr>
    </w:p>
    <w:p w:rsidR="00140CC2" w:rsidRPr="00850318" w:rsidRDefault="00140CC2" w:rsidP="00140CC2">
      <w:pPr>
        <w:jc w:val="center"/>
        <w:rPr>
          <w:rFonts w:ascii="Calibri" w:hAnsi="Calibri"/>
          <w:b/>
          <w:bCs/>
          <w:color w:val="000000"/>
          <w:sz w:val="36"/>
        </w:rPr>
      </w:pPr>
      <w:r>
        <w:rPr>
          <w:rFonts w:ascii="Calibri" w:hAnsi="Calibri"/>
          <w:b/>
          <w:bCs/>
          <w:color w:val="000000"/>
          <w:sz w:val="36"/>
        </w:rPr>
        <w:t xml:space="preserve">Guard Configuration And Diagnostics </w:t>
      </w:r>
      <w:r w:rsidRPr="00850318">
        <w:rPr>
          <w:rFonts w:ascii="Calibri" w:hAnsi="Calibri"/>
          <w:b/>
          <w:bCs/>
          <w:color w:val="000000"/>
          <w:sz w:val="36"/>
        </w:rPr>
        <w:t>RH850</w:t>
      </w:r>
    </w:p>
    <w:p w:rsidR="00140CC2" w:rsidRPr="00850318" w:rsidRDefault="00140CC2" w:rsidP="00140CC2">
      <w:pPr>
        <w:jc w:val="center"/>
        <w:rPr>
          <w:rFonts w:ascii="Calibri" w:hAnsi="Calibri"/>
          <w:b/>
          <w:bCs/>
          <w:color w:val="000000"/>
          <w:sz w:val="36"/>
        </w:rPr>
      </w:pPr>
    </w:p>
    <w:p w:rsidR="00140CC2" w:rsidRPr="00850318" w:rsidRDefault="00140CC2" w:rsidP="00140CC2">
      <w:pPr>
        <w:jc w:val="center"/>
        <w:rPr>
          <w:rFonts w:ascii="Calibri" w:hAnsi="Calibri"/>
          <w:b/>
          <w:bCs/>
          <w:color w:val="000000"/>
          <w:sz w:val="36"/>
        </w:rPr>
      </w:pPr>
      <w:r>
        <w:rPr>
          <w:rFonts w:ascii="Calibri" w:hAnsi="Calibri"/>
          <w:b/>
          <w:bCs/>
          <w:color w:val="000000"/>
          <w:sz w:val="36"/>
        </w:rPr>
        <w:t>( GuardCfgAndDiagc )</w:t>
      </w:r>
    </w:p>
    <w:p w:rsidR="00140CC2" w:rsidRDefault="00140CC2" w:rsidP="00140CC2">
      <w:pPr>
        <w:jc w:val="center"/>
        <w:rPr>
          <w:rFonts w:ascii="Calibri" w:hAnsi="Calibri"/>
          <w:b/>
          <w:bCs/>
          <w:sz w:val="36"/>
        </w:rPr>
      </w:pPr>
    </w:p>
    <w:p w:rsidR="00140CC2" w:rsidRDefault="00140CC2" w:rsidP="00140CC2">
      <w:pPr>
        <w:jc w:val="center"/>
        <w:rPr>
          <w:rFonts w:ascii="Calibri" w:hAnsi="Calibri"/>
          <w:b/>
          <w:bCs/>
          <w:sz w:val="36"/>
        </w:rPr>
      </w:pPr>
    </w:p>
    <w:p w:rsidR="00140CC2" w:rsidRDefault="00140CC2" w:rsidP="00140CC2">
      <w:pPr>
        <w:jc w:val="center"/>
        <w:rPr>
          <w:rFonts w:ascii="Calibri" w:hAnsi="Calibri"/>
          <w:b/>
          <w:bCs/>
          <w:sz w:val="36"/>
        </w:rPr>
      </w:pPr>
    </w:p>
    <w:p w:rsidR="00140CC2" w:rsidRPr="00850318" w:rsidRDefault="00140CC2" w:rsidP="00140CC2">
      <w:pPr>
        <w:jc w:val="center"/>
        <w:rPr>
          <w:rFonts w:ascii="Calibri" w:hAnsi="Calibri"/>
          <w:b/>
          <w:bCs/>
          <w:sz w:val="36"/>
        </w:rPr>
      </w:pPr>
    </w:p>
    <w:p w:rsidR="00140CC2" w:rsidRPr="00850318" w:rsidRDefault="00140CC2" w:rsidP="00140CC2">
      <w:pPr>
        <w:jc w:val="center"/>
        <w:rPr>
          <w:rFonts w:ascii="Calibri" w:hAnsi="Calibri"/>
          <w:b/>
          <w:bCs/>
          <w:sz w:val="36"/>
        </w:rPr>
      </w:pPr>
    </w:p>
    <w:p w:rsidR="00140CC2" w:rsidRDefault="00140CC2" w:rsidP="00140CC2">
      <w:pPr>
        <w:jc w:val="center"/>
        <w:rPr>
          <w:rFonts w:ascii="Calibri" w:hAnsi="Calibri"/>
          <w:b/>
          <w:bCs/>
          <w:color w:val="000000"/>
          <w:sz w:val="36"/>
        </w:rPr>
      </w:pPr>
      <w:r>
        <w:rPr>
          <w:rFonts w:ascii="Calibri" w:hAnsi="Calibri"/>
          <w:b/>
          <w:bCs/>
          <w:color w:val="000000"/>
          <w:sz w:val="36"/>
        </w:rPr>
        <w:t>FDD CM107</w:t>
      </w:r>
      <w:r w:rsidRPr="00A03A6D">
        <w:rPr>
          <w:rFonts w:ascii="Calibri" w:hAnsi="Calibri"/>
          <w:b/>
          <w:bCs/>
          <w:color w:val="000000"/>
          <w:sz w:val="36"/>
        </w:rPr>
        <w:t>A</w:t>
      </w:r>
    </w:p>
    <w:p w:rsidR="00140CC2" w:rsidRDefault="00140CC2" w:rsidP="00140CC2">
      <w:pPr>
        <w:jc w:val="center"/>
        <w:rPr>
          <w:rFonts w:ascii="Calibri" w:hAnsi="Calibri"/>
          <w:b/>
          <w:bCs/>
          <w:color w:val="000000"/>
          <w:sz w:val="36"/>
        </w:rPr>
      </w:pPr>
    </w:p>
    <w:p w:rsidR="00140CC2" w:rsidRDefault="00140CC2" w:rsidP="00140CC2">
      <w:pPr>
        <w:jc w:val="center"/>
        <w:rPr>
          <w:rFonts w:ascii="Calibri" w:hAnsi="Calibri"/>
          <w:b/>
          <w:bCs/>
          <w:color w:val="000000"/>
          <w:sz w:val="36"/>
        </w:rPr>
      </w:pPr>
    </w:p>
    <w:p w:rsidR="00140CC2" w:rsidRDefault="00140CC2" w:rsidP="00140CC2">
      <w:pPr>
        <w:jc w:val="center"/>
        <w:rPr>
          <w:rFonts w:ascii="Calibri" w:hAnsi="Calibri"/>
          <w:b/>
          <w:bCs/>
          <w:color w:val="000000"/>
          <w:sz w:val="36"/>
        </w:rPr>
      </w:pPr>
    </w:p>
    <w:p w:rsidR="00140CC2" w:rsidRDefault="00140CC2" w:rsidP="00140CC2">
      <w:pPr>
        <w:jc w:val="center"/>
        <w:rPr>
          <w:rFonts w:ascii="Calibri" w:hAnsi="Calibri"/>
          <w:b/>
          <w:bCs/>
          <w:color w:val="000000"/>
          <w:sz w:val="36"/>
        </w:rPr>
      </w:pPr>
    </w:p>
    <w:p w:rsidR="00140CC2" w:rsidRPr="00A03A6D" w:rsidRDefault="00140CC2" w:rsidP="00140CC2">
      <w:pPr>
        <w:jc w:val="center"/>
        <w:rPr>
          <w:rFonts w:ascii="Calibri" w:hAnsi="Calibri"/>
          <w:b/>
          <w:bCs/>
          <w:color w:val="000000"/>
          <w:sz w:val="36"/>
        </w:rPr>
      </w:pPr>
    </w:p>
    <w:p w:rsidR="00140CC2" w:rsidRPr="00D20252" w:rsidRDefault="00140CC2" w:rsidP="00140CC2">
      <w:pPr>
        <w:rPr>
          <w:rFonts w:asciiTheme="minorHAnsi" w:hAnsiTheme="minorHAnsi"/>
          <w:noProof/>
          <w:sz w:val="24"/>
        </w:rPr>
      </w:pPr>
      <w:r w:rsidRPr="00850318">
        <w:rPr>
          <w:rFonts w:ascii="Calibri" w:hAnsi="Calibri"/>
        </w:rPr>
        <w:br w:type="page"/>
      </w:r>
      <w:r w:rsidRPr="00D20252">
        <w:rPr>
          <w:rFonts w:asciiTheme="minorHAnsi" w:hAnsiTheme="minorHAnsi" w:cs="Helvetica"/>
          <w:sz w:val="24"/>
        </w:rPr>
        <w:fldChar w:fldCharType="begin"/>
      </w:r>
      <w:r w:rsidRPr="00D20252">
        <w:rPr>
          <w:rFonts w:asciiTheme="minorHAnsi" w:hAnsiTheme="minorHAnsi" w:cs="Helvetica"/>
          <w:sz w:val="24"/>
        </w:rPr>
        <w:instrText xml:space="preserve"> TOC \o "1-3" \h \z \u </w:instrText>
      </w:r>
      <w:r w:rsidRPr="00D20252">
        <w:rPr>
          <w:rFonts w:asciiTheme="minorHAnsi" w:hAnsiTheme="minorHAnsi" w:cs="Helvetica"/>
          <w:sz w:val="24"/>
        </w:rPr>
        <w:fldChar w:fldCharType="separate"/>
      </w:r>
    </w:p>
    <w:p w:rsidR="00140CC2" w:rsidRPr="00D20252" w:rsidRDefault="003C4B47" w:rsidP="00140CC2">
      <w:pPr>
        <w:pStyle w:val="TOC1"/>
        <w:rPr>
          <w:rFonts w:asciiTheme="minorHAnsi" w:eastAsiaTheme="minorEastAsia" w:hAnsiTheme="minorHAnsi" w:cstheme="minorBidi"/>
          <w:i w:val="0"/>
          <w:sz w:val="24"/>
          <w:szCs w:val="24"/>
        </w:rPr>
      </w:pPr>
      <w:hyperlink w:anchor="_Toc445799668" w:history="1">
        <w:r w:rsidR="00140CC2" w:rsidRPr="00D20252">
          <w:rPr>
            <w:rStyle w:val="Hyperlink"/>
            <w:rFonts w:asciiTheme="minorHAnsi" w:hAnsiTheme="minorHAnsi"/>
            <w:i w:val="0"/>
            <w:sz w:val="24"/>
            <w:szCs w:val="24"/>
          </w:rPr>
          <w:t>1.</w:t>
        </w:r>
        <w:r w:rsidR="00140CC2" w:rsidRPr="00D20252">
          <w:rPr>
            <w:rFonts w:asciiTheme="minorHAnsi" w:eastAsiaTheme="minorEastAsia" w:hAnsiTheme="minorHAnsi" w:cstheme="minorBidi"/>
            <w:i w:val="0"/>
            <w:sz w:val="24"/>
            <w:szCs w:val="24"/>
          </w:rPr>
          <w:tab/>
        </w:r>
        <w:r w:rsidR="00140CC2" w:rsidRPr="00D20252">
          <w:rPr>
            <w:rStyle w:val="Hyperlink"/>
            <w:rFonts w:asciiTheme="minorHAnsi" w:hAnsiTheme="minorHAnsi"/>
            <w:i w:val="0"/>
            <w:sz w:val="24"/>
            <w:szCs w:val="24"/>
          </w:rPr>
          <w:t>High Level Description</w:t>
        </w:r>
        <w:r w:rsidR="00140CC2" w:rsidRPr="00D20252">
          <w:rPr>
            <w:rFonts w:asciiTheme="minorHAnsi" w:hAnsiTheme="minorHAnsi"/>
            <w:i w:val="0"/>
            <w:webHidden/>
            <w:sz w:val="24"/>
            <w:szCs w:val="24"/>
          </w:rPr>
          <w:tab/>
        </w:r>
        <w:r w:rsidR="00140CC2" w:rsidRPr="00D20252">
          <w:rPr>
            <w:rFonts w:asciiTheme="minorHAnsi" w:hAnsiTheme="minorHAnsi"/>
            <w:i w:val="0"/>
            <w:webHidden/>
            <w:sz w:val="24"/>
            <w:szCs w:val="24"/>
          </w:rPr>
          <w:fldChar w:fldCharType="begin"/>
        </w:r>
        <w:r w:rsidR="00140CC2" w:rsidRPr="00D20252">
          <w:rPr>
            <w:rFonts w:asciiTheme="minorHAnsi" w:hAnsiTheme="minorHAnsi"/>
            <w:i w:val="0"/>
            <w:webHidden/>
            <w:sz w:val="24"/>
            <w:szCs w:val="24"/>
          </w:rPr>
          <w:instrText xml:space="preserve"> PAGEREF _Toc445799668 \h </w:instrText>
        </w:r>
        <w:r w:rsidR="00140CC2" w:rsidRPr="00D20252">
          <w:rPr>
            <w:rFonts w:asciiTheme="minorHAnsi" w:hAnsiTheme="minorHAnsi"/>
            <w:i w:val="0"/>
            <w:webHidden/>
            <w:sz w:val="24"/>
            <w:szCs w:val="24"/>
          </w:rPr>
        </w:r>
        <w:r w:rsidR="00140CC2" w:rsidRPr="00D20252">
          <w:rPr>
            <w:rFonts w:asciiTheme="minorHAnsi" w:hAnsiTheme="minorHAnsi"/>
            <w:i w:val="0"/>
            <w:webHidden/>
            <w:sz w:val="24"/>
            <w:szCs w:val="24"/>
          </w:rPr>
          <w:fldChar w:fldCharType="separate"/>
        </w:r>
        <w:r w:rsidR="00140CC2" w:rsidRPr="00D20252">
          <w:rPr>
            <w:rFonts w:asciiTheme="minorHAnsi" w:hAnsiTheme="minorHAnsi"/>
            <w:i w:val="0"/>
            <w:webHidden/>
            <w:sz w:val="24"/>
            <w:szCs w:val="24"/>
          </w:rPr>
          <w:t>3</w:t>
        </w:r>
        <w:r w:rsidR="00140CC2" w:rsidRPr="00D20252">
          <w:rPr>
            <w:rFonts w:asciiTheme="minorHAnsi" w:hAnsiTheme="minorHAnsi"/>
            <w:i w:val="0"/>
            <w:webHidden/>
            <w:sz w:val="24"/>
            <w:szCs w:val="24"/>
          </w:rPr>
          <w:fldChar w:fldCharType="end"/>
        </w:r>
      </w:hyperlink>
    </w:p>
    <w:p w:rsidR="00140CC2" w:rsidRPr="00D20252" w:rsidRDefault="003C4B47" w:rsidP="00140CC2">
      <w:pPr>
        <w:pStyle w:val="TOC2"/>
        <w:rPr>
          <w:rFonts w:asciiTheme="minorHAnsi" w:eastAsiaTheme="minorEastAsia" w:hAnsiTheme="minorHAnsi" w:cstheme="minorBidi"/>
        </w:rPr>
      </w:pPr>
      <w:hyperlink w:anchor="_Toc445799669" w:history="1">
        <w:r w:rsidR="00140CC2" w:rsidRPr="00D20252">
          <w:rPr>
            <w:rStyle w:val="Hyperlink"/>
            <w:rFonts w:asciiTheme="minorHAnsi" w:hAnsiTheme="minorHAnsi"/>
          </w:rPr>
          <w:t>1.1. Overview</w:t>
        </w:r>
        <w:r w:rsidR="00140CC2" w:rsidRPr="00D20252">
          <w:rPr>
            <w:rFonts w:asciiTheme="minorHAnsi" w:hAnsiTheme="minorHAnsi"/>
            <w:webHidden/>
          </w:rPr>
          <w:tab/>
        </w:r>
        <w:r w:rsidR="00140CC2" w:rsidRPr="00D20252">
          <w:rPr>
            <w:rFonts w:asciiTheme="minorHAnsi" w:hAnsiTheme="minorHAnsi"/>
            <w:webHidden/>
          </w:rPr>
          <w:fldChar w:fldCharType="begin"/>
        </w:r>
        <w:r w:rsidR="00140CC2" w:rsidRPr="00D20252">
          <w:rPr>
            <w:rFonts w:asciiTheme="minorHAnsi" w:hAnsiTheme="minorHAnsi"/>
            <w:webHidden/>
          </w:rPr>
          <w:instrText xml:space="preserve"> PAGEREF _Toc445799669 \h </w:instrText>
        </w:r>
        <w:r w:rsidR="00140CC2" w:rsidRPr="00D20252">
          <w:rPr>
            <w:rFonts w:asciiTheme="minorHAnsi" w:hAnsiTheme="minorHAnsi"/>
            <w:webHidden/>
          </w:rPr>
        </w:r>
        <w:r w:rsidR="00140CC2" w:rsidRPr="00D20252">
          <w:rPr>
            <w:rFonts w:asciiTheme="minorHAnsi" w:hAnsiTheme="minorHAnsi"/>
            <w:webHidden/>
          </w:rPr>
          <w:fldChar w:fldCharType="separate"/>
        </w:r>
        <w:r w:rsidR="00140CC2" w:rsidRPr="00D20252">
          <w:rPr>
            <w:rFonts w:asciiTheme="minorHAnsi" w:hAnsiTheme="minorHAnsi"/>
            <w:webHidden/>
          </w:rPr>
          <w:t>3</w:t>
        </w:r>
        <w:r w:rsidR="00140CC2" w:rsidRPr="00D20252">
          <w:rPr>
            <w:rFonts w:asciiTheme="minorHAnsi" w:hAnsiTheme="minorHAnsi"/>
            <w:webHidden/>
          </w:rPr>
          <w:fldChar w:fldCharType="end"/>
        </w:r>
      </w:hyperlink>
    </w:p>
    <w:p w:rsidR="00140CC2" w:rsidRPr="00D20252" w:rsidRDefault="003C4B47" w:rsidP="00140CC2">
      <w:pPr>
        <w:pStyle w:val="TOC2"/>
        <w:rPr>
          <w:rFonts w:asciiTheme="minorHAnsi" w:eastAsiaTheme="minorEastAsia" w:hAnsiTheme="minorHAnsi" w:cstheme="minorBidi"/>
        </w:rPr>
      </w:pPr>
      <w:hyperlink w:anchor="_Toc445799670" w:history="1">
        <w:r w:rsidR="00140CC2" w:rsidRPr="00D20252">
          <w:rPr>
            <w:rStyle w:val="Hyperlink"/>
            <w:rFonts w:asciiTheme="minorHAnsi" w:hAnsiTheme="minorHAnsi"/>
          </w:rPr>
          <w:t>1.2. Slave Guards</w:t>
        </w:r>
        <w:r w:rsidR="00140CC2" w:rsidRPr="00D20252">
          <w:rPr>
            <w:rFonts w:asciiTheme="minorHAnsi" w:hAnsiTheme="minorHAnsi"/>
            <w:webHidden/>
          </w:rPr>
          <w:tab/>
        </w:r>
        <w:r w:rsidR="00140CC2" w:rsidRPr="00D20252">
          <w:rPr>
            <w:rFonts w:asciiTheme="minorHAnsi" w:hAnsiTheme="minorHAnsi"/>
            <w:webHidden/>
          </w:rPr>
          <w:fldChar w:fldCharType="begin"/>
        </w:r>
        <w:r w:rsidR="00140CC2" w:rsidRPr="00D20252">
          <w:rPr>
            <w:rFonts w:asciiTheme="minorHAnsi" w:hAnsiTheme="minorHAnsi"/>
            <w:webHidden/>
          </w:rPr>
          <w:instrText xml:space="preserve"> PAGEREF _Toc445799670 \h </w:instrText>
        </w:r>
        <w:r w:rsidR="00140CC2" w:rsidRPr="00D20252">
          <w:rPr>
            <w:rFonts w:asciiTheme="minorHAnsi" w:hAnsiTheme="minorHAnsi"/>
            <w:webHidden/>
          </w:rPr>
        </w:r>
        <w:r w:rsidR="00140CC2" w:rsidRPr="00D20252">
          <w:rPr>
            <w:rFonts w:asciiTheme="minorHAnsi" w:hAnsiTheme="minorHAnsi"/>
            <w:webHidden/>
          </w:rPr>
          <w:fldChar w:fldCharType="separate"/>
        </w:r>
        <w:r w:rsidR="00140CC2" w:rsidRPr="00D20252">
          <w:rPr>
            <w:rFonts w:asciiTheme="minorHAnsi" w:hAnsiTheme="minorHAnsi"/>
            <w:webHidden/>
          </w:rPr>
          <w:t>3</w:t>
        </w:r>
        <w:r w:rsidR="00140CC2" w:rsidRPr="00D20252">
          <w:rPr>
            <w:rFonts w:asciiTheme="minorHAnsi" w:hAnsiTheme="minorHAnsi"/>
            <w:webHidden/>
          </w:rPr>
          <w:fldChar w:fldCharType="end"/>
        </w:r>
      </w:hyperlink>
    </w:p>
    <w:p w:rsidR="00140CC2" w:rsidRPr="00D20252" w:rsidRDefault="003C4B47" w:rsidP="00140CC2">
      <w:pPr>
        <w:pStyle w:val="TOC3"/>
        <w:rPr>
          <w:rFonts w:asciiTheme="minorHAnsi" w:eastAsiaTheme="minorEastAsia" w:hAnsiTheme="minorHAnsi" w:cstheme="minorBidi"/>
          <w:sz w:val="24"/>
        </w:rPr>
      </w:pPr>
      <w:hyperlink w:anchor="_Toc445799671" w:history="1">
        <w:r w:rsidR="00140CC2" w:rsidRPr="00D20252">
          <w:rPr>
            <w:rStyle w:val="Hyperlink"/>
            <w:rFonts w:asciiTheme="minorHAnsi" w:hAnsiTheme="minorHAnsi"/>
            <w:sz w:val="24"/>
          </w:rPr>
          <w:t>1.2.1. IPG – Internal Peripheral Guard</w:t>
        </w:r>
        <w:r w:rsidR="00140CC2" w:rsidRPr="00D20252">
          <w:rPr>
            <w:rFonts w:asciiTheme="minorHAnsi" w:hAnsiTheme="minorHAnsi"/>
            <w:webHidden/>
            <w:sz w:val="24"/>
          </w:rPr>
          <w:tab/>
        </w:r>
        <w:r w:rsidR="00140CC2" w:rsidRPr="00D20252">
          <w:rPr>
            <w:rFonts w:asciiTheme="minorHAnsi" w:hAnsiTheme="minorHAnsi"/>
            <w:webHidden/>
            <w:sz w:val="24"/>
          </w:rPr>
          <w:fldChar w:fldCharType="begin"/>
        </w:r>
        <w:r w:rsidR="00140CC2" w:rsidRPr="00D20252">
          <w:rPr>
            <w:rFonts w:asciiTheme="minorHAnsi" w:hAnsiTheme="minorHAnsi"/>
            <w:webHidden/>
            <w:sz w:val="24"/>
          </w:rPr>
          <w:instrText xml:space="preserve"> PAGEREF _Toc445799671 \h </w:instrText>
        </w:r>
        <w:r w:rsidR="00140CC2" w:rsidRPr="00D20252">
          <w:rPr>
            <w:rFonts w:asciiTheme="minorHAnsi" w:hAnsiTheme="minorHAnsi"/>
            <w:webHidden/>
            <w:sz w:val="24"/>
          </w:rPr>
        </w:r>
        <w:r w:rsidR="00140CC2" w:rsidRPr="00D20252">
          <w:rPr>
            <w:rFonts w:asciiTheme="minorHAnsi" w:hAnsiTheme="minorHAnsi"/>
            <w:webHidden/>
            <w:sz w:val="24"/>
          </w:rPr>
          <w:fldChar w:fldCharType="separate"/>
        </w:r>
        <w:r w:rsidR="00140CC2" w:rsidRPr="00D20252">
          <w:rPr>
            <w:rFonts w:asciiTheme="minorHAnsi" w:hAnsiTheme="minorHAnsi"/>
            <w:webHidden/>
            <w:sz w:val="24"/>
          </w:rPr>
          <w:t>4</w:t>
        </w:r>
        <w:r w:rsidR="00140CC2" w:rsidRPr="00D20252">
          <w:rPr>
            <w:rFonts w:asciiTheme="minorHAnsi" w:hAnsiTheme="minorHAnsi"/>
            <w:webHidden/>
            <w:sz w:val="24"/>
          </w:rPr>
          <w:fldChar w:fldCharType="end"/>
        </w:r>
      </w:hyperlink>
    </w:p>
    <w:p w:rsidR="00140CC2" w:rsidRPr="00D20252" w:rsidRDefault="003C4B47" w:rsidP="00140CC2">
      <w:pPr>
        <w:pStyle w:val="TOC3"/>
        <w:rPr>
          <w:rFonts w:asciiTheme="minorHAnsi" w:eastAsiaTheme="minorEastAsia" w:hAnsiTheme="minorHAnsi" w:cstheme="minorBidi"/>
          <w:sz w:val="24"/>
        </w:rPr>
      </w:pPr>
      <w:hyperlink w:anchor="_Toc445799672" w:history="1">
        <w:r w:rsidR="00140CC2" w:rsidRPr="00D20252">
          <w:rPr>
            <w:rStyle w:val="Hyperlink"/>
            <w:rFonts w:asciiTheme="minorHAnsi" w:hAnsiTheme="minorHAnsi"/>
            <w:sz w:val="24"/>
          </w:rPr>
          <w:t>1.2.2. PEG – PE Guard Function</w:t>
        </w:r>
        <w:r w:rsidR="00140CC2" w:rsidRPr="00D20252">
          <w:rPr>
            <w:rFonts w:asciiTheme="minorHAnsi" w:hAnsiTheme="minorHAnsi"/>
            <w:webHidden/>
            <w:sz w:val="24"/>
          </w:rPr>
          <w:tab/>
        </w:r>
        <w:r w:rsidR="00140CC2" w:rsidRPr="00D20252">
          <w:rPr>
            <w:rFonts w:asciiTheme="minorHAnsi" w:hAnsiTheme="minorHAnsi"/>
            <w:webHidden/>
            <w:sz w:val="24"/>
          </w:rPr>
          <w:fldChar w:fldCharType="begin"/>
        </w:r>
        <w:r w:rsidR="00140CC2" w:rsidRPr="00D20252">
          <w:rPr>
            <w:rFonts w:asciiTheme="minorHAnsi" w:hAnsiTheme="minorHAnsi"/>
            <w:webHidden/>
            <w:sz w:val="24"/>
          </w:rPr>
          <w:instrText xml:space="preserve"> PAGEREF _Toc445799672 \h </w:instrText>
        </w:r>
        <w:r w:rsidR="00140CC2" w:rsidRPr="00D20252">
          <w:rPr>
            <w:rFonts w:asciiTheme="minorHAnsi" w:hAnsiTheme="minorHAnsi"/>
            <w:webHidden/>
            <w:sz w:val="24"/>
          </w:rPr>
        </w:r>
        <w:r w:rsidR="00140CC2" w:rsidRPr="00D20252">
          <w:rPr>
            <w:rFonts w:asciiTheme="minorHAnsi" w:hAnsiTheme="minorHAnsi"/>
            <w:webHidden/>
            <w:sz w:val="24"/>
          </w:rPr>
          <w:fldChar w:fldCharType="separate"/>
        </w:r>
        <w:r w:rsidR="00140CC2" w:rsidRPr="00D20252">
          <w:rPr>
            <w:rFonts w:asciiTheme="minorHAnsi" w:hAnsiTheme="minorHAnsi"/>
            <w:webHidden/>
            <w:sz w:val="24"/>
          </w:rPr>
          <w:t>4</w:t>
        </w:r>
        <w:r w:rsidR="00140CC2" w:rsidRPr="00D20252">
          <w:rPr>
            <w:rFonts w:asciiTheme="minorHAnsi" w:hAnsiTheme="minorHAnsi"/>
            <w:webHidden/>
            <w:sz w:val="24"/>
          </w:rPr>
          <w:fldChar w:fldCharType="end"/>
        </w:r>
      </w:hyperlink>
    </w:p>
    <w:p w:rsidR="00140CC2" w:rsidRPr="00D20252" w:rsidRDefault="003C4B47" w:rsidP="00140CC2">
      <w:pPr>
        <w:pStyle w:val="TOC1"/>
        <w:rPr>
          <w:rFonts w:asciiTheme="minorHAnsi" w:eastAsiaTheme="minorEastAsia" w:hAnsiTheme="minorHAnsi" w:cstheme="minorBidi"/>
          <w:i w:val="0"/>
          <w:sz w:val="24"/>
          <w:szCs w:val="24"/>
        </w:rPr>
      </w:pPr>
      <w:hyperlink w:anchor="_Toc445799673" w:history="1">
        <w:r w:rsidR="00140CC2" w:rsidRPr="00D20252">
          <w:rPr>
            <w:rStyle w:val="Hyperlink"/>
            <w:rFonts w:asciiTheme="minorHAnsi" w:hAnsiTheme="minorHAnsi"/>
            <w:i w:val="0"/>
            <w:sz w:val="24"/>
            <w:szCs w:val="24"/>
          </w:rPr>
          <w:t>2.</w:t>
        </w:r>
        <w:r w:rsidR="00140CC2" w:rsidRPr="00D20252">
          <w:rPr>
            <w:rFonts w:asciiTheme="minorHAnsi" w:eastAsiaTheme="minorEastAsia" w:hAnsiTheme="minorHAnsi" w:cstheme="minorBidi"/>
            <w:i w:val="0"/>
            <w:sz w:val="24"/>
            <w:szCs w:val="24"/>
          </w:rPr>
          <w:tab/>
        </w:r>
        <w:r w:rsidR="00140CC2" w:rsidRPr="00D20252">
          <w:rPr>
            <w:rStyle w:val="Hyperlink"/>
            <w:rFonts w:asciiTheme="minorHAnsi" w:hAnsiTheme="minorHAnsi"/>
            <w:i w:val="0"/>
            <w:sz w:val="24"/>
            <w:szCs w:val="24"/>
          </w:rPr>
          <w:t>Sub-Functions in this Document</w:t>
        </w:r>
        <w:r w:rsidR="00140CC2" w:rsidRPr="00D20252">
          <w:rPr>
            <w:rFonts w:asciiTheme="minorHAnsi" w:hAnsiTheme="minorHAnsi"/>
            <w:i w:val="0"/>
            <w:webHidden/>
            <w:sz w:val="24"/>
            <w:szCs w:val="24"/>
          </w:rPr>
          <w:tab/>
        </w:r>
        <w:r w:rsidR="00140CC2" w:rsidRPr="00D20252">
          <w:rPr>
            <w:rFonts w:asciiTheme="minorHAnsi" w:hAnsiTheme="minorHAnsi"/>
            <w:i w:val="0"/>
            <w:webHidden/>
            <w:sz w:val="24"/>
            <w:szCs w:val="24"/>
          </w:rPr>
          <w:fldChar w:fldCharType="begin"/>
        </w:r>
        <w:r w:rsidR="00140CC2" w:rsidRPr="00D20252">
          <w:rPr>
            <w:rFonts w:asciiTheme="minorHAnsi" w:hAnsiTheme="minorHAnsi"/>
            <w:i w:val="0"/>
            <w:webHidden/>
            <w:sz w:val="24"/>
            <w:szCs w:val="24"/>
          </w:rPr>
          <w:instrText xml:space="preserve"> PAGEREF _Toc445799673 \h </w:instrText>
        </w:r>
        <w:r w:rsidR="00140CC2" w:rsidRPr="00D20252">
          <w:rPr>
            <w:rFonts w:asciiTheme="minorHAnsi" w:hAnsiTheme="minorHAnsi"/>
            <w:i w:val="0"/>
            <w:webHidden/>
            <w:sz w:val="24"/>
            <w:szCs w:val="24"/>
          </w:rPr>
        </w:r>
        <w:r w:rsidR="00140CC2" w:rsidRPr="00D20252">
          <w:rPr>
            <w:rFonts w:asciiTheme="minorHAnsi" w:hAnsiTheme="minorHAnsi"/>
            <w:i w:val="0"/>
            <w:webHidden/>
            <w:sz w:val="24"/>
            <w:szCs w:val="24"/>
          </w:rPr>
          <w:fldChar w:fldCharType="separate"/>
        </w:r>
        <w:r w:rsidR="00140CC2" w:rsidRPr="00D20252">
          <w:rPr>
            <w:rFonts w:asciiTheme="minorHAnsi" w:hAnsiTheme="minorHAnsi"/>
            <w:i w:val="0"/>
            <w:webHidden/>
            <w:sz w:val="24"/>
            <w:szCs w:val="24"/>
          </w:rPr>
          <w:t>5</w:t>
        </w:r>
        <w:r w:rsidR="00140CC2" w:rsidRPr="00D20252">
          <w:rPr>
            <w:rFonts w:asciiTheme="minorHAnsi" w:hAnsiTheme="minorHAnsi"/>
            <w:i w:val="0"/>
            <w:webHidden/>
            <w:sz w:val="24"/>
            <w:szCs w:val="24"/>
          </w:rPr>
          <w:fldChar w:fldCharType="end"/>
        </w:r>
      </w:hyperlink>
    </w:p>
    <w:p w:rsidR="00140CC2" w:rsidRPr="00D20252" w:rsidRDefault="003C4B47" w:rsidP="00140CC2">
      <w:pPr>
        <w:pStyle w:val="TOC1"/>
        <w:rPr>
          <w:rFonts w:asciiTheme="minorHAnsi" w:eastAsiaTheme="minorEastAsia" w:hAnsiTheme="minorHAnsi" w:cstheme="minorBidi"/>
          <w:i w:val="0"/>
          <w:sz w:val="24"/>
          <w:szCs w:val="24"/>
        </w:rPr>
      </w:pPr>
      <w:hyperlink w:anchor="_Toc445799674" w:history="1">
        <w:r w:rsidR="00140CC2" w:rsidRPr="00D20252">
          <w:rPr>
            <w:rStyle w:val="Hyperlink"/>
            <w:rFonts w:asciiTheme="minorHAnsi" w:hAnsiTheme="minorHAnsi"/>
            <w:i w:val="0"/>
            <w:sz w:val="24"/>
            <w:szCs w:val="24"/>
          </w:rPr>
          <w:t>3.</w:t>
        </w:r>
        <w:r w:rsidR="00140CC2" w:rsidRPr="00D20252">
          <w:rPr>
            <w:rFonts w:asciiTheme="minorHAnsi" w:eastAsiaTheme="minorEastAsia" w:hAnsiTheme="minorHAnsi" w:cstheme="minorBidi"/>
            <w:i w:val="0"/>
            <w:sz w:val="24"/>
            <w:szCs w:val="24"/>
          </w:rPr>
          <w:tab/>
        </w:r>
        <w:r w:rsidR="00140CC2" w:rsidRPr="00D20252">
          <w:rPr>
            <w:rStyle w:val="Hyperlink"/>
            <w:rFonts w:asciiTheme="minorHAnsi" w:hAnsiTheme="minorHAnsi"/>
            <w:i w:val="0"/>
            <w:sz w:val="24"/>
            <w:szCs w:val="24"/>
          </w:rPr>
          <w:t>Sub-functions</w:t>
        </w:r>
        <w:r w:rsidR="00140CC2" w:rsidRPr="00D20252">
          <w:rPr>
            <w:rFonts w:asciiTheme="minorHAnsi" w:hAnsiTheme="minorHAnsi"/>
            <w:i w:val="0"/>
            <w:webHidden/>
            <w:sz w:val="24"/>
            <w:szCs w:val="24"/>
          </w:rPr>
          <w:tab/>
        </w:r>
        <w:r w:rsidR="00140CC2" w:rsidRPr="00D20252">
          <w:rPr>
            <w:rFonts w:asciiTheme="minorHAnsi" w:hAnsiTheme="minorHAnsi"/>
            <w:i w:val="0"/>
            <w:webHidden/>
            <w:sz w:val="24"/>
            <w:szCs w:val="24"/>
          </w:rPr>
          <w:fldChar w:fldCharType="begin"/>
        </w:r>
        <w:r w:rsidR="00140CC2" w:rsidRPr="00D20252">
          <w:rPr>
            <w:rFonts w:asciiTheme="minorHAnsi" w:hAnsiTheme="minorHAnsi"/>
            <w:i w:val="0"/>
            <w:webHidden/>
            <w:sz w:val="24"/>
            <w:szCs w:val="24"/>
          </w:rPr>
          <w:instrText xml:space="preserve"> PAGEREF _Toc445799674 \h </w:instrText>
        </w:r>
        <w:r w:rsidR="00140CC2" w:rsidRPr="00D20252">
          <w:rPr>
            <w:rFonts w:asciiTheme="minorHAnsi" w:hAnsiTheme="minorHAnsi"/>
            <w:i w:val="0"/>
            <w:webHidden/>
            <w:sz w:val="24"/>
            <w:szCs w:val="24"/>
          </w:rPr>
        </w:r>
        <w:r w:rsidR="00140CC2" w:rsidRPr="00D20252">
          <w:rPr>
            <w:rFonts w:asciiTheme="minorHAnsi" w:hAnsiTheme="minorHAnsi"/>
            <w:i w:val="0"/>
            <w:webHidden/>
            <w:sz w:val="24"/>
            <w:szCs w:val="24"/>
          </w:rPr>
          <w:fldChar w:fldCharType="separate"/>
        </w:r>
        <w:r w:rsidR="00140CC2" w:rsidRPr="00D20252">
          <w:rPr>
            <w:rFonts w:asciiTheme="minorHAnsi" w:hAnsiTheme="minorHAnsi"/>
            <w:i w:val="0"/>
            <w:webHidden/>
            <w:sz w:val="24"/>
            <w:szCs w:val="24"/>
          </w:rPr>
          <w:t>5</w:t>
        </w:r>
        <w:r w:rsidR="00140CC2" w:rsidRPr="00D20252">
          <w:rPr>
            <w:rFonts w:asciiTheme="minorHAnsi" w:hAnsiTheme="minorHAnsi"/>
            <w:i w:val="0"/>
            <w:webHidden/>
            <w:sz w:val="24"/>
            <w:szCs w:val="24"/>
          </w:rPr>
          <w:fldChar w:fldCharType="end"/>
        </w:r>
      </w:hyperlink>
    </w:p>
    <w:p w:rsidR="00140CC2" w:rsidRPr="00D20252" w:rsidRDefault="003C4B47" w:rsidP="00140CC2">
      <w:pPr>
        <w:pStyle w:val="TOC2"/>
        <w:rPr>
          <w:rFonts w:asciiTheme="minorHAnsi" w:eastAsiaTheme="minorEastAsia" w:hAnsiTheme="minorHAnsi" w:cstheme="minorBidi"/>
        </w:rPr>
      </w:pPr>
      <w:hyperlink w:anchor="_Toc445799675" w:history="1">
        <w:r w:rsidR="00140CC2" w:rsidRPr="00D20252">
          <w:rPr>
            <w:rStyle w:val="Hyperlink"/>
            <w:rFonts w:asciiTheme="minorHAnsi" w:hAnsiTheme="minorHAnsi"/>
          </w:rPr>
          <w:t>3.1</w:t>
        </w:r>
        <w:r w:rsidR="00140CC2" w:rsidRPr="00D20252">
          <w:rPr>
            <w:rFonts w:asciiTheme="minorHAnsi" w:eastAsiaTheme="minorEastAsia" w:hAnsiTheme="minorHAnsi" w:cstheme="minorBidi"/>
          </w:rPr>
          <w:tab/>
        </w:r>
        <w:r w:rsidR="00140CC2" w:rsidRPr="00D20252">
          <w:rPr>
            <w:rStyle w:val="Hyperlink"/>
            <w:rFonts w:asciiTheme="minorHAnsi" w:hAnsiTheme="minorHAnsi"/>
          </w:rPr>
          <w:t>Sub-function: (GuardCfgAndDiagcInit1)</w:t>
        </w:r>
        <w:r w:rsidR="00140CC2" w:rsidRPr="00D20252">
          <w:rPr>
            <w:rFonts w:asciiTheme="minorHAnsi" w:hAnsiTheme="minorHAnsi"/>
            <w:webHidden/>
          </w:rPr>
          <w:tab/>
        </w:r>
        <w:r w:rsidR="00140CC2" w:rsidRPr="00D20252">
          <w:rPr>
            <w:rFonts w:asciiTheme="minorHAnsi" w:hAnsiTheme="minorHAnsi"/>
            <w:webHidden/>
          </w:rPr>
          <w:fldChar w:fldCharType="begin"/>
        </w:r>
        <w:r w:rsidR="00140CC2" w:rsidRPr="00D20252">
          <w:rPr>
            <w:rFonts w:asciiTheme="minorHAnsi" w:hAnsiTheme="minorHAnsi"/>
            <w:webHidden/>
          </w:rPr>
          <w:instrText xml:space="preserve"> PAGEREF _Toc445799675 \h </w:instrText>
        </w:r>
        <w:r w:rsidR="00140CC2" w:rsidRPr="00D20252">
          <w:rPr>
            <w:rFonts w:asciiTheme="minorHAnsi" w:hAnsiTheme="minorHAnsi"/>
            <w:webHidden/>
          </w:rPr>
        </w:r>
        <w:r w:rsidR="00140CC2" w:rsidRPr="00D20252">
          <w:rPr>
            <w:rFonts w:asciiTheme="minorHAnsi" w:hAnsiTheme="minorHAnsi"/>
            <w:webHidden/>
          </w:rPr>
          <w:fldChar w:fldCharType="separate"/>
        </w:r>
        <w:r w:rsidR="00140CC2" w:rsidRPr="00D20252">
          <w:rPr>
            <w:rFonts w:asciiTheme="minorHAnsi" w:hAnsiTheme="minorHAnsi"/>
            <w:webHidden/>
          </w:rPr>
          <w:t>5</w:t>
        </w:r>
        <w:r w:rsidR="00140CC2" w:rsidRPr="00D20252">
          <w:rPr>
            <w:rFonts w:asciiTheme="minorHAnsi" w:hAnsiTheme="minorHAnsi"/>
            <w:webHidden/>
          </w:rPr>
          <w:fldChar w:fldCharType="end"/>
        </w:r>
      </w:hyperlink>
    </w:p>
    <w:p w:rsidR="00140CC2" w:rsidRPr="00D20252" w:rsidRDefault="003C4B47" w:rsidP="00140CC2">
      <w:pPr>
        <w:pStyle w:val="TOC3"/>
        <w:rPr>
          <w:rFonts w:asciiTheme="minorHAnsi" w:eastAsiaTheme="minorEastAsia" w:hAnsiTheme="minorHAnsi" w:cstheme="minorBidi"/>
          <w:sz w:val="24"/>
        </w:rPr>
      </w:pPr>
      <w:hyperlink w:anchor="_Toc445799676" w:history="1">
        <w:r w:rsidR="00140CC2" w:rsidRPr="00D20252">
          <w:rPr>
            <w:rStyle w:val="Hyperlink"/>
            <w:rFonts w:asciiTheme="minorHAnsi" w:hAnsiTheme="minorHAnsi"/>
            <w:sz w:val="24"/>
          </w:rPr>
          <w:t>3.1.2.</w:t>
        </w:r>
        <w:r w:rsidR="00140CC2" w:rsidRPr="00D20252">
          <w:rPr>
            <w:rFonts w:asciiTheme="minorHAnsi" w:eastAsiaTheme="minorEastAsia" w:hAnsiTheme="minorHAnsi" w:cstheme="minorBidi"/>
            <w:sz w:val="24"/>
          </w:rPr>
          <w:tab/>
        </w:r>
        <w:r w:rsidR="00140CC2" w:rsidRPr="00D20252">
          <w:rPr>
            <w:rStyle w:val="Hyperlink"/>
            <w:rFonts w:asciiTheme="minorHAnsi" w:hAnsiTheme="minorHAnsi"/>
            <w:sz w:val="24"/>
          </w:rPr>
          <w:t>Guard Configuration Section: PEG Slave Guard Configuration</w:t>
        </w:r>
        <w:r w:rsidR="00140CC2" w:rsidRPr="00D20252">
          <w:rPr>
            <w:rFonts w:asciiTheme="minorHAnsi" w:hAnsiTheme="minorHAnsi"/>
            <w:webHidden/>
            <w:sz w:val="24"/>
          </w:rPr>
          <w:tab/>
        </w:r>
        <w:r w:rsidR="00140CC2" w:rsidRPr="00D20252">
          <w:rPr>
            <w:rFonts w:asciiTheme="minorHAnsi" w:hAnsiTheme="minorHAnsi"/>
            <w:webHidden/>
            <w:sz w:val="24"/>
          </w:rPr>
          <w:fldChar w:fldCharType="begin"/>
        </w:r>
        <w:r w:rsidR="00140CC2" w:rsidRPr="00D20252">
          <w:rPr>
            <w:rFonts w:asciiTheme="minorHAnsi" w:hAnsiTheme="minorHAnsi"/>
            <w:webHidden/>
            <w:sz w:val="24"/>
          </w:rPr>
          <w:instrText xml:space="preserve"> PAGEREF _Toc445799676 \h </w:instrText>
        </w:r>
        <w:r w:rsidR="00140CC2" w:rsidRPr="00D20252">
          <w:rPr>
            <w:rFonts w:asciiTheme="minorHAnsi" w:hAnsiTheme="minorHAnsi"/>
            <w:webHidden/>
            <w:sz w:val="24"/>
          </w:rPr>
        </w:r>
        <w:r w:rsidR="00140CC2" w:rsidRPr="00D20252">
          <w:rPr>
            <w:rFonts w:asciiTheme="minorHAnsi" w:hAnsiTheme="minorHAnsi"/>
            <w:webHidden/>
            <w:sz w:val="24"/>
          </w:rPr>
          <w:fldChar w:fldCharType="separate"/>
        </w:r>
        <w:r w:rsidR="00140CC2" w:rsidRPr="00D20252">
          <w:rPr>
            <w:rFonts w:asciiTheme="minorHAnsi" w:hAnsiTheme="minorHAnsi"/>
            <w:webHidden/>
            <w:sz w:val="24"/>
          </w:rPr>
          <w:t>6</w:t>
        </w:r>
        <w:r w:rsidR="00140CC2" w:rsidRPr="00D20252">
          <w:rPr>
            <w:rFonts w:asciiTheme="minorHAnsi" w:hAnsiTheme="minorHAnsi"/>
            <w:webHidden/>
            <w:sz w:val="24"/>
          </w:rPr>
          <w:fldChar w:fldCharType="end"/>
        </w:r>
      </w:hyperlink>
    </w:p>
    <w:p w:rsidR="00140CC2" w:rsidRPr="00D20252" w:rsidRDefault="003C4B47" w:rsidP="00140CC2">
      <w:pPr>
        <w:pStyle w:val="TOC3"/>
        <w:rPr>
          <w:rFonts w:asciiTheme="minorHAnsi" w:eastAsiaTheme="minorEastAsia" w:hAnsiTheme="minorHAnsi" w:cstheme="minorBidi"/>
          <w:sz w:val="24"/>
        </w:rPr>
      </w:pPr>
      <w:hyperlink w:anchor="_Toc445799677" w:history="1">
        <w:r w:rsidR="00140CC2" w:rsidRPr="00D20252">
          <w:rPr>
            <w:rStyle w:val="Hyperlink"/>
            <w:rFonts w:asciiTheme="minorHAnsi" w:hAnsiTheme="minorHAnsi"/>
            <w:sz w:val="24"/>
          </w:rPr>
          <w:t>3.1.3.</w:t>
        </w:r>
        <w:r w:rsidR="00140CC2" w:rsidRPr="00D20252">
          <w:rPr>
            <w:rFonts w:asciiTheme="minorHAnsi" w:eastAsiaTheme="minorEastAsia" w:hAnsiTheme="minorHAnsi" w:cstheme="minorBidi"/>
            <w:sz w:val="24"/>
          </w:rPr>
          <w:tab/>
        </w:r>
        <w:r w:rsidR="00140CC2" w:rsidRPr="00D20252">
          <w:rPr>
            <w:rStyle w:val="Hyperlink"/>
            <w:rFonts w:asciiTheme="minorHAnsi" w:hAnsiTheme="minorHAnsi"/>
            <w:sz w:val="24"/>
          </w:rPr>
          <w:t>Guard Configuration Section: IPG Slave Guard Configuration</w:t>
        </w:r>
        <w:r w:rsidR="00140CC2" w:rsidRPr="00D20252">
          <w:rPr>
            <w:rFonts w:asciiTheme="minorHAnsi" w:hAnsiTheme="minorHAnsi"/>
            <w:webHidden/>
            <w:sz w:val="24"/>
          </w:rPr>
          <w:tab/>
        </w:r>
        <w:r w:rsidR="00140CC2" w:rsidRPr="00D20252">
          <w:rPr>
            <w:rFonts w:asciiTheme="minorHAnsi" w:hAnsiTheme="minorHAnsi"/>
            <w:webHidden/>
            <w:sz w:val="24"/>
          </w:rPr>
          <w:fldChar w:fldCharType="begin"/>
        </w:r>
        <w:r w:rsidR="00140CC2" w:rsidRPr="00D20252">
          <w:rPr>
            <w:rFonts w:asciiTheme="minorHAnsi" w:hAnsiTheme="minorHAnsi"/>
            <w:webHidden/>
            <w:sz w:val="24"/>
          </w:rPr>
          <w:instrText xml:space="preserve"> PAGEREF _Toc445799677 \h </w:instrText>
        </w:r>
        <w:r w:rsidR="00140CC2" w:rsidRPr="00D20252">
          <w:rPr>
            <w:rFonts w:asciiTheme="minorHAnsi" w:hAnsiTheme="minorHAnsi"/>
            <w:webHidden/>
            <w:sz w:val="24"/>
          </w:rPr>
        </w:r>
        <w:r w:rsidR="00140CC2" w:rsidRPr="00D20252">
          <w:rPr>
            <w:rFonts w:asciiTheme="minorHAnsi" w:hAnsiTheme="minorHAnsi"/>
            <w:webHidden/>
            <w:sz w:val="24"/>
          </w:rPr>
          <w:fldChar w:fldCharType="separate"/>
        </w:r>
        <w:r w:rsidR="00140CC2" w:rsidRPr="00D20252">
          <w:rPr>
            <w:rFonts w:asciiTheme="minorHAnsi" w:hAnsiTheme="minorHAnsi"/>
            <w:webHidden/>
            <w:sz w:val="24"/>
          </w:rPr>
          <w:t>13</w:t>
        </w:r>
        <w:r w:rsidR="00140CC2" w:rsidRPr="00D20252">
          <w:rPr>
            <w:rFonts w:asciiTheme="minorHAnsi" w:hAnsiTheme="minorHAnsi"/>
            <w:webHidden/>
            <w:sz w:val="24"/>
          </w:rPr>
          <w:fldChar w:fldCharType="end"/>
        </w:r>
      </w:hyperlink>
    </w:p>
    <w:p w:rsidR="00140CC2" w:rsidRPr="00D20252" w:rsidRDefault="003C4B47" w:rsidP="00140CC2">
      <w:pPr>
        <w:pStyle w:val="TOC3"/>
        <w:rPr>
          <w:rFonts w:asciiTheme="minorHAnsi" w:eastAsiaTheme="minorEastAsia" w:hAnsiTheme="minorHAnsi" w:cstheme="minorBidi"/>
          <w:sz w:val="24"/>
        </w:rPr>
      </w:pPr>
      <w:hyperlink w:anchor="_Toc445799678" w:history="1">
        <w:r w:rsidR="00140CC2" w:rsidRPr="00D20252">
          <w:rPr>
            <w:rStyle w:val="Hyperlink"/>
            <w:rFonts w:asciiTheme="minorHAnsi" w:hAnsiTheme="minorHAnsi"/>
            <w:sz w:val="24"/>
          </w:rPr>
          <w:t>3.1.4.</w:t>
        </w:r>
        <w:r w:rsidR="00140CC2" w:rsidRPr="00D20252">
          <w:rPr>
            <w:rFonts w:asciiTheme="minorHAnsi" w:eastAsiaTheme="minorEastAsia" w:hAnsiTheme="minorHAnsi" w:cstheme="minorBidi"/>
            <w:sz w:val="24"/>
          </w:rPr>
          <w:tab/>
        </w:r>
        <w:r w:rsidR="00140CC2" w:rsidRPr="00D20252">
          <w:rPr>
            <w:rStyle w:val="Hyperlink"/>
            <w:rFonts w:asciiTheme="minorHAnsi" w:hAnsiTheme="minorHAnsi"/>
            <w:sz w:val="24"/>
          </w:rPr>
          <w:t>Guard Configuration Section: PBG Slave Guard Configuration</w:t>
        </w:r>
        <w:r w:rsidR="00140CC2" w:rsidRPr="00D20252">
          <w:rPr>
            <w:rFonts w:asciiTheme="minorHAnsi" w:hAnsiTheme="minorHAnsi"/>
            <w:webHidden/>
            <w:sz w:val="24"/>
          </w:rPr>
          <w:tab/>
        </w:r>
        <w:r w:rsidR="00140CC2" w:rsidRPr="00D20252">
          <w:rPr>
            <w:rFonts w:asciiTheme="minorHAnsi" w:hAnsiTheme="minorHAnsi"/>
            <w:webHidden/>
            <w:sz w:val="24"/>
          </w:rPr>
          <w:fldChar w:fldCharType="begin"/>
        </w:r>
        <w:r w:rsidR="00140CC2" w:rsidRPr="00D20252">
          <w:rPr>
            <w:rFonts w:asciiTheme="minorHAnsi" w:hAnsiTheme="minorHAnsi"/>
            <w:webHidden/>
            <w:sz w:val="24"/>
          </w:rPr>
          <w:instrText xml:space="preserve"> PAGEREF _Toc445799678 \h </w:instrText>
        </w:r>
        <w:r w:rsidR="00140CC2" w:rsidRPr="00D20252">
          <w:rPr>
            <w:rFonts w:asciiTheme="minorHAnsi" w:hAnsiTheme="minorHAnsi"/>
            <w:webHidden/>
            <w:sz w:val="24"/>
          </w:rPr>
        </w:r>
        <w:r w:rsidR="00140CC2" w:rsidRPr="00D20252">
          <w:rPr>
            <w:rFonts w:asciiTheme="minorHAnsi" w:hAnsiTheme="minorHAnsi"/>
            <w:webHidden/>
            <w:sz w:val="24"/>
          </w:rPr>
          <w:fldChar w:fldCharType="separate"/>
        </w:r>
        <w:r w:rsidR="00140CC2" w:rsidRPr="00D20252">
          <w:rPr>
            <w:rFonts w:asciiTheme="minorHAnsi" w:hAnsiTheme="minorHAnsi"/>
            <w:webHidden/>
            <w:sz w:val="24"/>
          </w:rPr>
          <w:t>19</w:t>
        </w:r>
        <w:r w:rsidR="00140CC2" w:rsidRPr="00D20252">
          <w:rPr>
            <w:rFonts w:asciiTheme="minorHAnsi" w:hAnsiTheme="minorHAnsi"/>
            <w:webHidden/>
            <w:sz w:val="24"/>
          </w:rPr>
          <w:fldChar w:fldCharType="end"/>
        </w:r>
      </w:hyperlink>
    </w:p>
    <w:p w:rsidR="00140CC2" w:rsidRPr="00D20252" w:rsidRDefault="003C4B47" w:rsidP="00140CC2">
      <w:pPr>
        <w:pStyle w:val="TOC2"/>
        <w:rPr>
          <w:rFonts w:asciiTheme="minorHAnsi" w:eastAsiaTheme="minorEastAsia" w:hAnsiTheme="minorHAnsi" w:cstheme="minorBidi"/>
        </w:rPr>
      </w:pPr>
      <w:hyperlink w:anchor="_Toc445799679" w:history="1">
        <w:r w:rsidR="00140CC2" w:rsidRPr="00D20252">
          <w:rPr>
            <w:rStyle w:val="Hyperlink"/>
            <w:rFonts w:asciiTheme="minorHAnsi" w:hAnsiTheme="minorHAnsi"/>
          </w:rPr>
          <w:t>4.1</w:t>
        </w:r>
        <w:r w:rsidR="00140CC2" w:rsidRPr="00D20252">
          <w:rPr>
            <w:rFonts w:asciiTheme="minorHAnsi" w:eastAsiaTheme="minorEastAsia" w:hAnsiTheme="minorHAnsi" w:cstheme="minorBidi"/>
          </w:rPr>
          <w:tab/>
        </w:r>
        <w:r w:rsidR="00140CC2" w:rsidRPr="00D20252">
          <w:rPr>
            <w:rStyle w:val="Hyperlink"/>
            <w:rFonts w:asciiTheme="minorHAnsi" w:hAnsiTheme="minorHAnsi"/>
          </w:rPr>
          <w:t>Sub-Function (GuardCfgAndDiagcInit2)</w:t>
        </w:r>
        <w:r w:rsidR="00140CC2" w:rsidRPr="00D20252">
          <w:rPr>
            <w:rFonts w:asciiTheme="minorHAnsi" w:hAnsiTheme="minorHAnsi"/>
            <w:webHidden/>
          </w:rPr>
          <w:tab/>
        </w:r>
        <w:r w:rsidR="00140CC2" w:rsidRPr="00D20252">
          <w:rPr>
            <w:rFonts w:asciiTheme="minorHAnsi" w:hAnsiTheme="minorHAnsi"/>
            <w:webHidden/>
          </w:rPr>
          <w:fldChar w:fldCharType="begin"/>
        </w:r>
        <w:r w:rsidR="00140CC2" w:rsidRPr="00D20252">
          <w:rPr>
            <w:rFonts w:asciiTheme="minorHAnsi" w:hAnsiTheme="minorHAnsi"/>
            <w:webHidden/>
          </w:rPr>
          <w:instrText xml:space="preserve"> PAGEREF _Toc445799679 \h </w:instrText>
        </w:r>
        <w:r w:rsidR="00140CC2" w:rsidRPr="00D20252">
          <w:rPr>
            <w:rFonts w:asciiTheme="minorHAnsi" w:hAnsiTheme="minorHAnsi"/>
            <w:webHidden/>
          </w:rPr>
        </w:r>
        <w:r w:rsidR="00140CC2" w:rsidRPr="00D20252">
          <w:rPr>
            <w:rFonts w:asciiTheme="minorHAnsi" w:hAnsiTheme="minorHAnsi"/>
            <w:webHidden/>
          </w:rPr>
          <w:fldChar w:fldCharType="separate"/>
        </w:r>
        <w:r w:rsidR="00140CC2" w:rsidRPr="00D20252">
          <w:rPr>
            <w:rFonts w:asciiTheme="minorHAnsi" w:hAnsiTheme="minorHAnsi"/>
            <w:webHidden/>
          </w:rPr>
          <w:t>28</w:t>
        </w:r>
        <w:r w:rsidR="00140CC2" w:rsidRPr="00D20252">
          <w:rPr>
            <w:rFonts w:asciiTheme="minorHAnsi" w:hAnsiTheme="minorHAnsi"/>
            <w:webHidden/>
          </w:rPr>
          <w:fldChar w:fldCharType="end"/>
        </w:r>
      </w:hyperlink>
    </w:p>
    <w:p w:rsidR="00140CC2" w:rsidRPr="00D20252" w:rsidRDefault="003C4B47" w:rsidP="00140CC2">
      <w:pPr>
        <w:pStyle w:val="TOC2"/>
        <w:rPr>
          <w:rFonts w:asciiTheme="minorHAnsi" w:eastAsiaTheme="minorEastAsia" w:hAnsiTheme="minorHAnsi" w:cstheme="minorBidi"/>
        </w:rPr>
      </w:pPr>
      <w:hyperlink w:anchor="_Toc445799680" w:history="1">
        <w:r w:rsidR="00140CC2" w:rsidRPr="00D20252">
          <w:rPr>
            <w:rStyle w:val="Hyperlink"/>
            <w:rFonts w:asciiTheme="minorHAnsi" w:hAnsiTheme="minorHAnsi"/>
          </w:rPr>
          <w:t>4.2</w:t>
        </w:r>
        <w:r w:rsidR="00140CC2" w:rsidRPr="00D20252">
          <w:rPr>
            <w:rFonts w:asciiTheme="minorHAnsi" w:eastAsiaTheme="minorEastAsia" w:hAnsiTheme="minorHAnsi" w:cstheme="minorBidi"/>
          </w:rPr>
          <w:tab/>
        </w:r>
        <w:r w:rsidR="00140CC2" w:rsidRPr="00D20252">
          <w:rPr>
            <w:rStyle w:val="Hyperlink"/>
            <w:rFonts w:asciiTheme="minorHAnsi" w:hAnsiTheme="minorHAnsi"/>
          </w:rPr>
          <w:t>Sub-Function: (GuardCfgAndDiagcInit3)</w:t>
        </w:r>
        <w:r w:rsidR="00140CC2" w:rsidRPr="00D20252">
          <w:rPr>
            <w:rFonts w:asciiTheme="minorHAnsi" w:hAnsiTheme="minorHAnsi"/>
            <w:webHidden/>
          </w:rPr>
          <w:tab/>
        </w:r>
        <w:r w:rsidR="00140CC2" w:rsidRPr="00D20252">
          <w:rPr>
            <w:rFonts w:asciiTheme="minorHAnsi" w:hAnsiTheme="minorHAnsi"/>
            <w:webHidden/>
          </w:rPr>
          <w:fldChar w:fldCharType="begin"/>
        </w:r>
        <w:r w:rsidR="00140CC2" w:rsidRPr="00D20252">
          <w:rPr>
            <w:rFonts w:asciiTheme="minorHAnsi" w:hAnsiTheme="minorHAnsi"/>
            <w:webHidden/>
          </w:rPr>
          <w:instrText xml:space="preserve"> PAGEREF _Toc445799680 \h </w:instrText>
        </w:r>
        <w:r w:rsidR="00140CC2" w:rsidRPr="00D20252">
          <w:rPr>
            <w:rFonts w:asciiTheme="minorHAnsi" w:hAnsiTheme="minorHAnsi"/>
            <w:webHidden/>
          </w:rPr>
        </w:r>
        <w:r w:rsidR="00140CC2" w:rsidRPr="00D20252">
          <w:rPr>
            <w:rFonts w:asciiTheme="minorHAnsi" w:hAnsiTheme="minorHAnsi"/>
            <w:webHidden/>
          </w:rPr>
          <w:fldChar w:fldCharType="separate"/>
        </w:r>
        <w:r w:rsidR="00140CC2" w:rsidRPr="00D20252">
          <w:rPr>
            <w:rFonts w:asciiTheme="minorHAnsi" w:hAnsiTheme="minorHAnsi"/>
            <w:webHidden/>
          </w:rPr>
          <w:t>28</w:t>
        </w:r>
        <w:r w:rsidR="00140CC2" w:rsidRPr="00D20252">
          <w:rPr>
            <w:rFonts w:asciiTheme="minorHAnsi" w:hAnsiTheme="minorHAnsi"/>
            <w:webHidden/>
          </w:rPr>
          <w:fldChar w:fldCharType="end"/>
        </w:r>
      </w:hyperlink>
    </w:p>
    <w:p w:rsidR="00140CC2" w:rsidRPr="00D20252" w:rsidRDefault="003C4B47" w:rsidP="00140CC2">
      <w:pPr>
        <w:pStyle w:val="TOC3"/>
        <w:rPr>
          <w:rFonts w:asciiTheme="minorHAnsi" w:eastAsiaTheme="minorEastAsia" w:hAnsiTheme="minorHAnsi" w:cstheme="minorBidi"/>
          <w:sz w:val="24"/>
        </w:rPr>
      </w:pPr>
      <w:hyperlink w:anchor="_Toc445799681" w:history="1">
        <w:r w:rsidR="00140CC2" w:rsidRPr="00D20252">
          <w:rPr>
            <w:rStyle w:val="Hyperlink"/>
            <w:rFonts w:asciiTheme="minorHAnsi" w:hAnsiTheme="minorHAnsi"/>
            <w:sz w:val="24"/>
          </w:rPr>
          <w:t>3.1.5.</w:t>
        </w:r>
        <w:r w:rsidR="00140CC2" w:rsidRPr="00D20252">
          <w:rPr>
            <w:rFonts w:asciiTheme="minorHAnsi" w:eastAsiaTheme="minorEastAsia" w:hAnsiTheme="minorHAnsi" w:cstheme="minorBidi"/>
            <w:sz w:val="24"/>
          </w:rPr>
          <w:tab/>
        </w:r>
        <w:r w:rsidR="00140CC2" w:rsidRPr="00D20252">
          <w:rPr>
            <w:rStyle w:val="Hyperlink"/>
            <w:rFonts w:asciiTheme="minorHAnsi" w:hAnsiTheme="minorHAnsi"/>
            <w:sz w:val="24"/>
          </w:rPr>
          <w:t>NTCs</w:t>
        </w:r>
        <w:r w:rsidR="00140CC2" w:rsidRPr="00D20252">
          <w:rPr>
            <w:rFonts w:asciiTheme="minorHAnsi" w:hAnsiTheme="minorHAnsi"/>
            <w:webHidden/>
            <w:sz w:val="24"/>
          </w:rPr>
          <w:tab/>
        </w:r>
        <w:r w:rsidR="00140CC2" w:rsidRPr="00D20252">
          <w:rPr>
            <w:rFonts w:asciiTheme="minorHAnsi" w:hAnsiTheme="minorHAnsi"/>
            <w:webHidden/>
            <w:sz w:val="24"/>
          </w:rPr>
          <w:fldChar w:fldCharType="begin"/>
        </w:r>
        <w:r w:rsidR="00140CC2" w:rsidRPr="00D20252">
          <w:rPr>
            <w:rFonts w:asciiTheme="minorHAnsi" w:hAnsiTheme="minorHAnsi"/>
            <w:webHidden/>
            <w:sz w:val="24"/>
          </w:rPr>
          <w:instrText xml:space="preserve"> PAGEREF _Toc445799681 \h </w:instrText>
        </w:r>
        <w:r w:rsidR="00140CC2" w:rsidRPr="00D20252">
          <w:rPr>
            <w:rFonts w:asciiTheme="minorHAnsi" w:hAnsiTheme="minorHAnsi"/>
            <w:webHidden/>
            <w:sz w:val="24"/>
          </w:rPr>
        </w:r>
        <w:r w:rsidR="00140CC2" w:rsidRPr="00D20252">
          <w:rPr>
            <w:rFonts w:asciiTheme="minorHAnsi" w:hAnsiTheme="minorHAnsi"/>
            <w:webHidden/>
            <w:sz w:val="24"/>
          </w:rPr>
          <w:fldChar w:fldCharType="separate"/>
        </w:r>
        <w:r w:rsidR="00140CC2" w:rsidRPr="00D20252">
          <w:rPr>
            <w:rFonts w:asciiTheme="minorHAnsi" w:hAnsiTheme="minorHAnsi"/>
            <w:webHidden/>
            <w:sz w:val="24"/>
          </w:rPr>
          <w:t>28</w:t>
        </w:r>
        <w:r w:rsidR="00140CC2" w:rsidRPr="00D20252">
          <w:rPr>
            <w:rFonts w:asciiTheme="minorHAnsi" w:hAnsiTheme="minorHAnsi"/>
            <w:webHidden/>
            <w:sz w:val="24"/>
          </w:rPr>
          <w:fldChar w:fldCharType="end"/>
        </w:r>
      </w:hyperlink>
    </w:p>
    <w:p w:rsidR="00140CC2" w:rsidRPr="00D20252" w:rsidRDefault="003C4B47" w:rsidP="00140CC2">
      <w:pPr>
        <w:pStyle w:val="TOC3"/>
        <w:rPr>
          <w:rFonts w:asciiTheme="minorHAnsi" w:eastAsiaTheme="minorEastAsia" w:hAnsiTheme="minorHAnsi" w:cstheme="minorBidi"/>
          <w:sz w:val="24"/>
        </w:rPr>
      </w:pPr>
      <w:hyperlink w:anchor="_Toc445799682" w:history="1">
        <w:r w:rsidR="00140CC2" w:rsidRPr="00D20252">
          <w:rPr>
            <w:rStyle w:val="Hyperlink"/>
            <w:rFonts w:asciiTheme="minorHAnsi" w:hAnsiTheme="minorHAnsi"/>
            <w:sz w:val="24"/>
          </w:rPr>
          <w:t>3.1.6.</w:t>
        </w:r>
        <w:r w:rsidR="00140CC2" w:rsidRPr="00D20252">
          <w:rPr>
            <w:rFonts w:asciiTheme="minorHAnsi" w:eastAsiaTheme="minorEastAsia" w:hAnsiTheme="minorHAnsi" w:cstheme="minorBidi"/>
            <w:sz w:val="24"/>
          </w:rPr>
          <w:tab/>
        </w:r>
        <w:r w:rsidR="00140CC2" w:rsidRPr="00D20252">
          <w:rPr>
            <w:rStyle w:val="Hyperlink"/>
            <w:rFonts w:asciiTheme="minorHAnsi" w:hAnsiTheme="minorHAnsi"/>
            <w:sz w:val="24"/>
          </w:rPr>
          <w:t>SAN Linkage</w:t>
        </w:r>
        <w:r w:rsidR="00140CC2" w:rsidRPr="00D20252">
          <w:rPr>
            <w:rFonts w:asciiTheme="minorHAnsi" w:hAnsiTheme="minorHAnsi"/>
            <w:webHidden/>
            <w:sz w:val="24"/>
          </w:rPr>
          <w:tab/>
        </w:r>
        <w:r w:rsidR="00140CC2" w:rsidRPr="00D20252">
          <w:rPr>
            <w:rFonts w:asciiTheme="minorHAnsi" w:hAnsiTheme="minorHAnsi"/>
            <w:webHidden/>
            <w:sz w:val="24"/>
          </w:rPr>
          <w:fldChar w:fldCharType="begin"/>
        </w:r>
        <w:r w:rsidR="00140CC2" w:rsidRPr="00D20252">
          <w:rPr>
            <w:rFonts w:asciiTheme="minorHAnsi" w:hAnsiTheme="minorHAnsi"/>
            <w:webHidden/>
            <w:sz w:val="24"/>
          </w:rPr>
          <w:instrText xml:space="preserve"> PAGEREF _Toc445799682 \h </w:instrText>
        </w:r>
        <w:r w:rsidR="00140CC2" w:rsidRPr="00D20252">
          <w:rPr>
            <w:rFonts w:asciiTheme="minorHAnsi" w:hAnsiTheme="minorHAnsi"/>
            <w:webHidden/>
            <w:sz w:val="24"/>
          </w:rPr>
        </w:r>
        <w:r w:rsidR="00140CC2" w:rsidRPr="00D20252">
          <w:rPr>
            <w:rFonts w:asciiTheme="minorHAnsi" w:hAnsiTheme="minorHAnsi"/>
            <w:webHidden/>
            <w:sz w:val="24"/>
          </w:rPr>
          <w:fldChar w:fldCharType="separate"/>
        </w:r>
        <w:r w:rsidR="00140CC2" w:rsidRPr="00D20252">
          <w:rPr>
            <w:rFonts w:asciiTheme="minorHAnsi" w:hAnsiTheme="minorHAnsi"/>
            <w:webHidden/>
            <w:sz w:val="24"/>
          </w:rPr>
          <w:t>28</w:t>
        </w:r>
        <w:r w:rsidR="00140CC2" w:rsidRPr="00D20252">
          <w:rPr>
            <w:rFonts w:asciiTheme="minorHAnsi" w:hAnsiTheme="minorHAnsi"/>
            <w:webHidden/>
            <w:sz w:val="24"/>
          </w:rPr>
          <w:fldChar w:fldCharType="end"/>
        </w:r>
      </w:hyperlink>
    </w:p>
    <w:p w:rsidR="00140CC2" w:rsidRPr="00D20252" w:rsidRDefault="003C4B47" w:rsidP="00140CC2">
      <w:pPr>
        <w:pStyle w:val="TOC3"/>
        <w:rPr>
          <w:rFonts w:asciiTheme="minorHAnsi" w:eastAsiaTheme="minorEastAsia" w:hAnsiTheme="minorHAnsi" w:cstheme="minorBidi"/>
          <w:sz w:val="24"/>
        </w:rPr>
      </w:pPr>
      <w:hyperlink w:anchor="_Toc445799683" w:history="1">
        <w:r w:rsidR="00140CC2" w:rsidRPr="00D20252">
          <w:rPr>
            <w:rStyle w:val="Hyperlink"/>
            <w:rFonts w:asciiTheme="minorHAnsi" w:hAnsiTheme="minorHAnsi"/>
            <w:sz w:val="24"/>
          </w:rPr>
          <w:t>3.1.7.</w:t>
        </w:r>
        <w:r w:rsidR="00140CC2" w:rsidRPr="00D20252">
          <w:rPr>
            <w:rFonts w:asciiTheme="minorHAnsi" w:eastAsiaTheme="minorEastAsia" w:hAnsiTheme="minorHAnsi" w:cstheme="minorBidi"/>
            <w:sz w:val="24"/>
          </w:rPr>
          <w:tab/>
        </w:r>
        <w:r w:rsidR="00140CC2" w:rsidRPr="00D20252">
          <w:rPr>
            <w:rStyle w:val="Hyperlink"/>
            <w:rFonts w:asciiTheme="minorHAnsi" w:hAnsiTheme="minorHAnsi"/>
            <w:sz w:val="24"/>
          </w:rPr>
          <w:t>Description</w:t>
        </w:r>
        <w:r w:rsidR="00140CC2" w:rsidRPr="00D20252">
          <w:rPr>
            <w:rFonts w:asciiTheme="minorHAnsi" w:hAnsiTheme="minorHAnsi"/>
            <w:webHidden/>
            <w:sz w:val="24"/>
          </w:rPr>
          <w:tab/>
        </w:r>
        <w:r w:rsidR="00140CC2" w:rsidRPr="00D20252">
          <w:rPr>
            <w:rFonts w:asciiTheme="minorHAnsi" w:hAnsiTheme="minorHAnsi"/>
            <w:webHidden/>
            <w:sz w:val="24"/>
          </w:rPr>
          <w:fldChar w:fldCharType="begin"/>
        </w:r>
        <w:r w:rsidR="00140CC2" w:rsidRPr="00D20252">
          <w:rPr>
            <w:rFonts w:asciiTheme="minorHAnsi" w:hAnsiTheme="minorHAnsi"/>
            <w:webHidden/>
            <w:sz w:val="24"/>
          </w:rPr>
          <w:instrText xml:space="preserve"> PAGEREF _Toc445799683 \h </w:instrText>
        </w:r>
        <w:r w:rsidR="00140CC2" w:rsidRPr="00D20252">
          <w:rPr>
            <w:rFonts w:asciiTheme="minorHAnsi" w:hAnsiTheme="minorHAnsi"/>
            <w:webHidden/>
            <w:sz w:val="24"/>
          </w:rPr>
        </w:r>
        <w:r w:rsidR="00140CC2" w:rsidRPr="00D20252">
          <w:rPr>
            <w:rFonts w:asciiTheme="minorHAnsi" w:hAnsiTheme="minorHAnsi"/>
            <w:webHidden/>
            <w:sz w:val="24"/>
          </w:rPr>
          <w:fldChar w:fldCharType="separate"/>
        </w:r>
        <w:r w:rsidR="00140CC2" w:rsidRPr="00D20252">
          <w:rPr>
            <w:rFonts w:asciiTheme="minorHAnsi" w:hAnsiTheme="minorHAnsi"/>
            <w:webHidden/>
            <w:sz w:val="24"/>
          </w:rPr>
          <w:t>29</w:t>
        </w:r>
        <w:r w:rsidR="00140CC2" w:rsidRPr="00D20252">
          <w:rPr>
            <w:rFonts w:asciiTheme="minorHAnsi" w:hAnsiTheme="minorHAnsi"/>
            <w:webHidden/>
            <w:sz w:val="24"/>
          </w:rPr>
          <w:fldChar w:fldCharType="end"/>
        </w:r>
      </w:hyperlink>
    </w:p>
    <w:p w:rsidR="00140CC2" w:rsidRPr="00D20252" w:rsidRDefault="003C4B47" w:rsidP="00140CC2">
      <w:pPr>
        <w:pStyle w:val="TOC3"/>
        <w:rPr>
          <w:rFonts w:asciiTheme="minorHAnsi" w:eastAsiaTheme="minorEastAsia" w:hAnsiTheme="minorHAnsi" w:cstheme="minorBidi"/>
          <w:sz w:val="24"/>
        </w:rPr>
      </w:pPr>
      <w:hyperlink w:anchor="_Toc445799684" w:history="1">
        <w:r w:rsidR="00140CC2" w:rsidRPr="00D20252">
          <w:rPr>
            <w:rStyle w:val="Hyperlink"/>
            <w:rFonts w:asciiTheme="minorHAnsi" w:hAnsiTheme="minorHAnsi"/>
            <w:sz w:val="24"/>
          </w:rPr>
          <w:t>3.1.8.</w:t>
        </w:r>
        <w:r w:rsidR="00140CC2" w:rsidRPr="00D20252">
          <w:rPr>
            <w:rFonts w:asciiTheme="minorHAnsi" w:eastAsiaTheme="minorEastAsia" w:hAnsiTheme="minorHAnsi" w:cstheme="minorBidi"/>
            <w:sz w:val="24"/>
          </w:rPr>
          <w:tab/>
        </w:r>
        <w:r w:rsidR="00140CC2" w:rsidRPr="00D20252">
          <w:rPr>
            <w:rStyle w:val="Hyperlink"/>
            <w:rFonts w:asciiTheme="minorHAnsi" w:hAnsiTheme="minorHAnsi"/>
            <w:sz w:val="24"/>
          </w:rPr>
          <w:t>Rationale</w:t>
        </w:r>
        <w:r w:rsidR="00140CC2" w:rsidRPr="00D20252">
          <w:rPr>
            <w:rFonts w:asciiTheme="minorHAnsi" w:hAnsiTheme="minorHAnsi"/>
            <w:webHidden/>
            <w:sz w:val="24"/>
          </w:rPr>
          <w:tab/>
        </w:r>
        <w:r w:rsidR="00140CC2" w:rsidRPr="00D20252">
          <w:rPr>
            <w:rFonts w:asciiTheme="minorHAnsi" w:hAnsiTheme="minorHAnsi"/>
            <w:webHidden/>
            <w:sz w:val="24"/>
          </w:rPr>
          <w:fldChar w:fldCharType="begin"/>
        </w:r>
        <w:r w:rsidR="00140CC2" w:rsidRPr="00D20252">
          <w:rPr>
            <w:rFonts w:asciiTheme="minorHAnsi" w:hAnsiTheme="minorHAnsi"/>
            <w:webHidden/>
            <w:sz w:val="24"/>
          </w:rPr>
          <w:instrText xml:space="preserve"> PAGEREF _Toc445799684 \h </w:instrText>
        </w:r>
        <w:r w:rsidR="00140CC2" w:rsidRPr="00D20252">
          <w:rPr>
            <w:rFonts w:asciiTheme="minorHAnsi" w:hAnsiTheme="minorHAnsi"/>
            <w:webHidden/>
            <w:sz w:val="24"/>
          </w:rPr>
        </w:r>
        <w:r w:rsidR="00140CC2" w:rsidRPr="00D20252">
          <w:rPr>
            <w:rFonts w:asciiTheme="minorHAnsi" w:hAnsiTheme="minorHAnsi"/>
            <w:webHidden/>
            <w:sz w:val="24"/>
          </w:rPr>
          <w:fldChar w:fldCharType="separate"/>
        </w:r>
        <w:r w:rsidR="00140CC2" w:rsidRPr="00D20252">
          <w:rPr>
            <w:rFonts w:asciiTheme="minorHAnsi" w:hAnsiTheme="minorHAnsi"/>
            <w:webHidden/>
            <w:sz w:val="24"/>
          </w:rPr>
          <w:t>29</w:t>
        </w:r>
        <w:r w:rsidR="00140CC2" w:rsidRPr="00D20252">
          <w:rPr>
            <w:rFonts w:asciiTheme="minorHAnsi" w:hAnsiTheme="minorHAnsi"/>
            <w:webHidden/>
            <w:sz w:val="24"/>
          </w:rPr>
          <w:fldChar w:fldCharType="end"/>
        </w:r>
      </w:hyperlink>
    </w:p>
    <w:p w:rsidR="00140CC2" w:rsidRPr="00D20252" w:rsidRDefault="003C4B47" w:rsidP="00140CC2">
      <w:pPr>
        <w:pStyle w:val="TOC3"/>
        <w:rPr>
          <w:rFonts w:asciiTheme="minorHAnsi" w:eastAsiaTheme="minorEastAsia" w:hAnsiTheme="minorHAnsi" w:cstheme="minorBidi"/>
          <w:sz w:val="24"/>
        </w:rPr>
      </w:pPr>
      <w:hyperlink w:anchor="_Toc445799685" w:history="1">
        <w:r w:rsidR="00140CC2" w:rsidRPr="00D20252">
          <w:rPr>
            <w:rStyle w:val="Hyperlink"/>
            <w:rFonts w:asciiTheme="minorHAnsi" w:hAnsiTheme="minorHAnsi"/>
            <w:sz w:val="24"/>
          </w:rPr>
          <w:t>3.1.9.</w:t>
        </w:r>
        <w:r w:rsidR="00140CC2" w:rsidRPr="00D20252">
          <w:rPr>
            <w:rFonts w:asciiTheme="minorHAnsi" w:eastAsiaTheme="minorEastAsia" w:hAnsiTheme="minorHAnsi" w:cstheme="minorBidi"/>
            <w:sz w:val="24"/>
          </w:rPr>
          <w:tab/>
        </w:r>
        <w:r w:rsidR="00140CC2" w:rsidRPr="00D20252">
          <w:rPr>
            <w:rStyle w:val="Hyperlink"/>
            <w:rFonts w:asciiTheme="minorHAnsi" w:hAnsiTheme="minorHAnsi"/>
            <w:sz w:val="24"/>
          </w:rPr>
          <w:t>Implementation</w:t>
        </w:r>
        <w:r w:rsidR="00140CC2" w:rsidRPr="00D20252">
          <w:rPr>
            <w:rFonts w:asciiTheme="minorHAnsi" w:hAnsiTheme="minorHAnsi"/>
            <w:webHidden/>
            <w:sz w:val="24"/>
          </w:rPr>
          <w:tab/>
        </w:r>
        <w:r w:rsidR="00140CC2" w:rsidRPr="00D20252">
          <w:rPr>
            <w:rFonts w:asciiTheme="minorHAnsi" w:hAnsiTheme="minorHAnsi"/>
            <w:webHidden/>
            <w:sz w:val="24"/>
          </w:rPr>
          <w:fldChar w:fldCharType="begin"/>
        </w:r>
        <w:r w:rsidR="00140CC2" w:rsidRPr="00D20252">
          <w:rPr>
            <w:rFonts w:asciiTheme="minorHAnsi" w:hAnsiTheme="minorHAnsi"/>
            <w:webHidden/>
            <w:sz w:val="24"/>
          </w:rPr>
          <w:instrText xml:space="preserve"> PAGEREF _Toc445799685 \h </w:instrText>
        </w:r>
        <w:r w:rsidR="00140CC2" w:rsidRPr="00D20252">
          <w:rPr>
            <w:rFonts w:asciiTheme="minorHAnsi" w:hAnsiTheme="minorHAnsi"/>
            <w:webHidden/>
            <w:sz w:val="24"/>
          </w:rPr>
        </w:r>
        <w:r w:rsidR="00140CC2" w:rsidRPr="00D20252">
          <w:rPr>
            <w:rFonts w:asciiTheme="minorHAnsi" w:hAnsiTheme="minorHAnsi"/>
            <w:webHidden/>
            <w:sz w:val="24"/>
          </w:rPr>
          <w:fldChar w:fldCharType="separate"/>
        </w:r>
        <w:r w:rsidR="00140CC2" w:rsidRPr="00D20252">
          <w:rPr>
            <w:rFonts w:asciiTheme="minorHAnsi" w:hAnsiTheme="minorHAnsi"/>
            <w:webHidden/>
            <w:sz w:val="24"/>
          </w:rPr>
          <w:t>30</w:t>
        </w:r>
        <w:r w:rsidR="00140CC2" w:rsidRPr="00D20252">
          <w:rPr>
            <w:rFonts w:asciiTheme="minorHAnsi" w:hAnsiTheme="minorHAnsi"/>
            <w:webHidden/>
            <w:sz w:val="24"/>
          </w:rPr>
          <w:fldChar w:fldCharType="end"/>
        </w:r>
      </w:hyperlink>
    </w:p>
    <w:p w:rsidR="00140CC2" w:rsidRPr="00D20252" w:rsidRDefault="003C4B47" w:rsidP="00140CC2">
      <w:pPr>
        <w:pStyle w:val="TOC3"/>
        <w:rPr>
          <w:rFonts w:asciiTheme="minorHAnsi" w:eastAsiaTheme="minorEastAsia" w:hAnsiTheme="minorHAnsi" w:cstheme="minorBidi"/>
          <w:sz w:val="24"/>
        </w:rPr>
      </w:pPr>
      <w:hyperlink w:anchor="_Toc445799686" w:history="1">
        <w:r w:rsidR="00140CC2" w:rsidRPr="00D20252">
          <w:rPr>
            <w:rStyle w:val="Hyperlink"/>
            <w:rFonts w:asciiTheme="minorHAnsi" w:hAnsiTheme="minorHAnsi"/>
            <w:sz w:val="24"/>
          </w:rPr>
          <w:t>3.1.10.</w:t>
        </w:r>
        <w:r w:rsidR="00140CC2" w:rsidRPr="00D20252">
          <w:rPr>
            <w:rFonts w:asciiTheme="minorHAnsi" w:eastAsiaTheme="minorEastAsia" w:hAnsiTheme="minorHAnsi" w:cstheme="minorBidi"/>
            <w:sz w:val="24"/>
          </w:rPr>
          <w:tab/>
        </w:r>
        <w:r w:rsidR="00140CC2" w:rsidRPr="00D20252">
          <w:rPr>
            <w:rStyle w:val="Hyperlink"/>
            <w:rFonts w:asciiTheme="minorHAnsi" w:hAnsiTheme="minorHAnsi"/>
            <w:sz w:val="24"/>
          </w:rPr>
          <w:t>Reference</w:t>
        </w:r>
        <w:r w:rsidR="00140CC2" w:rsidRPr="00D20252">
          <w:rPr>
            <w:rFonts w:asciiTheme="minorHAnsi" w:hAnsiTheme="minorHAnsi"/>
            <w:webHidden/>
            <w:sz w:val="24"/>
          </w:rPr>
          <w:tab/>
        </w:r>
        <w:r w:rsidR="00140CC2" w:rsidRPr="00D20252">
          <w:rPr>
            <w:rFonts w:asciiTheme="minorHAnsi" w:hAnsiTheme="minorHAnsi"/>
            <w:webHidden/>
            <w:sz w:val="24"/>
          </w:rPr>
          <w:fldChar w:fldCharType="begin"/>
        </w:r>
        <w:r w:rsidR="00140CC2" w:rsidRPr="00D20252">
          <w:rPr>
            <w:rFonts w:asciiTheme="minorHAnsi" w:hAnsiTheme="minorHAnsi"/>
            <w:webHidden/>
            <w:sz w:val="24"/>
          </w:rPr>
          <w:instrText xml:space="preserve"> PAGEREF _Toc445799686 \h </w:instrText>
        </w:r>
        <w:r w:rsidR="00140CC2" w:rsidRPr="00D20252">
          <w:rPr>
            <w:rFonts w:asciiTheme="minorHAnsi" w:hAnsiTheme="minorHAnsi"/>
            <w:webHidden/>
            <w:sz w:val="24"/>
          </w:rPr>
        </w:r>
        <w:r w:rsidR="00140CC2" w:rsidRPr="00D20252">
          <w:rPr>
            <w:rFonts w:asciiTheme="minorHAnsi" w:hAnsiTheme="minorHAnsi"/>
            <w:webHidden/>
            <w:sz w:val="24"/>
          </w:rPr>
          <w:fldChar w:fldCharType="separate"/>
        </w:r>
        <w:r w:rsidR="00140CC2" w:rsidRPr="00D20252">
          <w:rPr>
            <w:rFonts w:asciiTheme="minorHAnsi" w:hAnsiTheme="minorHAnsi"/>
            <w:webHidden/>
            <w:sz w:val="24"/>
          </w:rPr>
          <w:t>39</w:t>
        </w:r>
        <w:r w:rsidR="00140CC2" w:rsidRPr="00D20252">
          <w:rPr>
            <w:rFonts w:asciiTheme="minorHAnsi" w:hAnsiTheme="minorHAnsi"/>
            <w:webHidden/>
            <w:sz w:val="24"/>
          </w:rPr>
          <w:fldChar w:fldCharType="end"/>
        </w:r>
      </w:hyperlink>
    </w:p>
    <w:p w:rsidR="00140CC2" w:rsidRPr="00D20252" w:rsidRDefault="003C4B47" w:rsidP="00140CC2">
      <w:pPr>
        <w:pStyle w:val="TOC3"/>
        <w:rPr>
          <w:rFonts w:asciiTheme="minorHAnsi" w:eastAsiaTheme="minorEastAsia" w:hAnsiTheme="minorHAnsi" w:cstheme="minorBidi"/>
          <w:sz w:val="24"/>
        </w:rPr>
      </w:pPr>
      <w:hyperlink w:anchor="_Toc445799687" w:history="1">
        <w:r w:rsidR="00140CC2" w:rsidRPr="00D20252">
          <w:rPr>
            <w:rStyle w:val="Hyperlink"/>
            <w:rFonts w:asciiTheme="minorHAnsi" w:hAnsiTheme="minorHAnsi"/>
            <w:sz w:val="24"/>
          </w:rPr>
          <w:t>3.1.11.</w:t>
        </w:r>
        <w:r w:rsidR="00140CC2" w:rsidRPr="00D20252">
          <w:rPr>
            <w:rFonts w:asciiTheme="minorHAnsi" w:eastAsiaTheme="minorEastAsia" w:hAnsiTheme="minorHAnsi" w:cstheme="minorBidi"/>
            <w:sz w:val="24"/>
          </w:rPr>
          <w:tab/>
        </w:r>
        <w:r w:rsidR="00140CC2" w:rsidRPr="00D20252">
          <w:rPr>
            <w:rStyle w:val="Hyperlink"/>
            <w:rFonts w:asciiTheme="minorHAnsi" w:hAnsiTheme="minorHAnsi"/>
            <w:sz w:val="24"/>
          </w:rPr>
          <w:t>Verification Method</w:t>
        </w:r>
        <w:r w:rsidR="00140CC2" w:rsidRPr="00D20252">
          <w:rPr>
            <w:rFonts w:asciiTheme="minorHAnsi" w:hAnsiTheme="minorHAnsi"/>
            <w:webHidden/>
            <w:sz w:val="24"/>
          </w:rPr>
          <w:tab/>
        </w:r>
        <w:r w:rsidR="00140CC2" w:rsidRPr="00D20252">
          <w:rPr>
            <w:rFonts w:asciiTheme="minorHAnsi" w:hAnsiTheme="minorHAnsi"/>
            <w:webHidden/>
            <w:sz w:val="24"/>
          </w:rPr>
          <w:fldChar w:fldCharType="begin"/>
        </w:r>
        <w:r w:rsidR="00140CC2" w:rsidRPr="00D20252">
          <w:rPr>
            <w:rFonts w:asciiTheme="minorHAnsi" w:hAnsiTheme="minorHAnsi"/>
            <w:webHidden/>
            <w:sz w:val="24"/>
          </w:rPr>
          <w:instrText xml:space="preserve"> PAGEREF _Toc445799687 \h </w:instrText>
        </w:r>
        <w:r w:rsidR="00140CC2" w:rsidRPr="00D20252">
          <w:rPr>
            <w:rFonts w:asciiTheme="minorHAnsi" w:hAnsiTheme="minorHAnsi"/>
            <w:webHidden/>
            <w:sz w:val="24"/>
          </w:rPr>
        </w:r>
        <w:r w:rsidR="00140CC2" w:rsidRPr="00D20252">
          <w:rPr>
            <w:rFonts w:asciiTheme="minorHAnsi" w:hAnsiTheme="minorHAnsi"/>
            <w:webHidden/>
            <w:sz w:val="24"/>
          </w:rPr>
          <w:fldChar w:fldCharType="separate"/>
        </w:r>
        <w:r w:rsidR="00140CC2" w:rsidRPr="00D20252">
          <w:rPr>
            <w:rFonts w:asciiTheme="minorHAnsi" w:hAnsiTheme="minorHAnsi"/>
            <w:webHidden/>
            <w:sz w:val="24"/>
          </w:rPr>
          <w:t>50</w:t>
        </w:r>
        <w:r w:rsidR="00140CC2" w:rsidRPr="00D20252">
          <w:rPr>
            <w:rFonts w:asciiTheme="minorHAnsi" w:hAnsiTheme="minorHAnsi"/>
            <w:webHidden/>
            <w:sz w:val="24"/>
          </w:rPr>
          <w:fldChar w:fldCharType="end"/>
        </w:r>
      </w:hyperlink>
    </w:p>
    <w:p w:rsidR="00140CC2" w:rsidRPr="00D20252" w:rsidRDefault="003C4B47" w:rsidP="00140CC2">
      <w:pPr>
        <w:pStyle w:val="TOC1"/>
        <w:rPr>
          <w:rFonts w:asciiTheme="minorHAnsi" w:eastAsiaTheme="minorEastAsia" w:hAnsiTheme="minorHAnsi" w:cstheme="minorBidi"/>
          <w:i w:val="0"/>
          <w:sz w:val="24"/>
          <w:szCs w:val="24"/>
        </w:rPr>
      </w:pPr>
      <w:hyperlink w:anchor="_Toc445799688" w:history="1">
        <w:r w:rsidR="00140CC2" w:rsidRPr="00D20252">
          <w:rPr>
            <w:rStyle w:val="Hyperlink"/>
            <w:rFonts w:asciiTheme="minorHAnsi" w:hAnsiTheme="minorHAnsi"/>
            <w:i w:val="0"/>
            <w:sz w:val="24"/>
            <w:szCs w:val="24"/>
          </w:rPr>
          <w:t>4.</w:t>
        </w:r>
        <w:r w:rsidR="00140CC2" w:rsidRPr="00D20252">
          <w:rPr>
            <w:rFonts w:asciiTheme="minorHAnsi" w:eastAsiaTheme="minorEastAsia" w:hAnsiTheme="minorHAnsi" w:cstheme="minorBidi"/>
            <w:i w:val="0"/>
            <w:sz w:val="24"/>
            <w:szCs w:val="24"/>
          </w:rPr>
          <w:tab/>
        </w:r>
        <w:r w:rsidR="00140CC2" w:rsidRPr="00D20252">
          <w:rPr>
            <w:rStyle w:val="Hyperlink"/>
            <w:rFonts w:asciiTheme="minorHAnsi" w:hAnsiTheme="minorHAnsi"/>
            <w:i w:val="0"/>
            <w:sz w:val="24"/>
            <w:szCs w:val="24"/>
          </w:rPr>
          <w:t>Revision Record &amp; Change Approval</w:t>
        </w:r>
        <w:r w:rsidR="00140CC2" w:rsidRPr="00D20252">
          <w:rPr>
            <w:rFonts w:asciiTheme="minorHAnsi" w:hAnsiTheme="minorHAnsi"/>
            <w:i w:val="0"/>
            <w:webHidden/>
            <w:sz w:val="24"/>
            <w:szCs w:val="24"/>
          </w:rPr>
          <w:tab/>
        </w:r>
        <w:r w:rsidR="00140CC2" w:rsidRPr="00D20252">
          <w:rPr>
            <w:rFonts w:asciiTheme="minorHAnsi" w:hAnsiTheme="minorHAnsi"/>
            <w:i w:val="0"/>
            <w:webHidden/>
            <w:sz w:val="24"/>
            <w:szCs w:val="24"/>
          </w:rPr>
          <w:fldChar w:fldCharType="begin"/>
        </w:r>
        <w:r w:rsidR="00140CC2" w:rsidRPr="00D20252">
          <w:rPr>
            <w:rFonts w:asciiTheme="minorHAnsi" w:hAnsiTheme="minorHAnsi"/>
            <w:i w:val="0"/>
            <w:webHidden/>
            <w:sz w:val="24"/>
            <w:szCs w:val="24"/>
          </w:rPr>
          <w:instrText xml:space="preserve"> PAGEREF _Toc445799688 \h </w:instrText>
        </w:r>
        <w:r w:rsidR="00140CC2" w:rsidRPr="00D20252">
          <w:rPr>
            <w:rFonts w:asciiTheme="minorHAnsi" w:hAnsiTheme="minorHAnsi"/>
            <w:i w:val="0"/>
            <w:webHidden/>
            <w:sz w:val="24"/>
            <w:szCs w:val="24"/>
          </w:rPr>
        </w:r>
        <w:r w:rsidR="00140CC2" w:rsidRPr="00D20252">
          <w:rPr>
            <w:rFonts w:asciiTheme="minorHAnsi" w:hAnsiTheme="minorHAnsi"/>
            <w:i w:val="0"/>
            <w:webHidden/>
            <w:sz w:val="24"/>
            <w:szCs w:val="24"/>
          </w:rPr>
          <w:fldChar w:fldCharType="separate"/>
        </w:r>
        <w:r w:rsidR="00140CC2" w:rsidRPr="00D20252">
          <w:rPr>
            <w:rFonts w:asciiTheme="minorHAnsi" w:hAnsiTheme="minorHAnsi"/>
            <w:i w:val="0"/>
            <w:webHidden/>
            <w:sz w:val="24"/>
            <w:szCs w:val="24"/>
          </w:rPr>
          <w:t>50</w:t>
        </w:r>
        <w:r w:rsidR="00140CC2" w:rsidRPr="00D20252">
          <w:rPr>
            <w:rFonts w:asciiTheme="minorHAnsi" w:hAnsiTheme="minorHAnsi"/>
            <w:i w:val="0"/>
            <w:webHidden/>
            <w:sz w:val="24"/>
            <w:szCs w:val="24"/>
          </w:rPr>
          <w:fldChar w:fldCharType="end"/>
        </w:r>
      </w:hyperlink>
    </w:p>
    <w:p w:rsidR="00140CC2" w:rsidRPr="00D20252" w:rsidRDefault="00140CC2" w:rsidP="00140CC2">
      <w:pPr>
        <w:rPr>
          <w:rFonts w:ascii="Calibri" w:hAnsi="Calibri"/>
        </w:rPr>
      </w:pPr>
      <w:r w:rsidRPr="00D20252">
        <w:rPr>
          <w:rFonts w:asciiTheme="minorHAnsi" w:hAnsiTheme="minorHAnsi" w:cs="Helvetica"/>
          <w:sz w:val="24"/>
        </w:rPr>
        <w:fldChar w:fldCharType="end"/>
      </w:r>
      <w:r w:rsidRPr="00D20252">
        <w:rPr>
          <w:rFonts w:ascii="Calibri" w:hAnsi="Calibri"/>
        </w:rPr>
        <w:t xml:space="preserve"> </w:t>
      </w:r>
    </w:p>
    <w:p w:rsidR="00140CC2" w:rsidRPr="00850318" w:rsidRDefault="00140CC2" w:rsidP="00140CC2">
      <w:pPr>
        <w:pStyle w:val="Heading1"/>
        <w:numPr>
          <w:ilvl w:val="0"/>
          <w:numId w:val="1"/>
        </w:numPr>
        <w:rPr>
          <w:rFonts w:ascii="Calibri" w:hAnsi="Calibri"/>
        </w:rPr>
      </w:pPr>
      <w:r w:rsidRPr="00850318">
        <w:rPr>
          <w:rFonts w:ascii="Calibri" w:hAnsi="Calibri"/>
        </w:rPr>
        <w:br w:type="page"/>
      </w:r>
      <w:bookmarkStart w:id="0" w:name="_Toc122249237"/>
      <w:bookmarkStart w:id="1" w:name="_Ref432410320"/>
      <w:bookmarkStart w:id="2" w:name="_Ref432410682"/>
      <w:bookmarkStart w:id="3" w:name="_Toc445799668"/>
      <w:r w:rsidRPr="00850318">
        <w:rPr>
          <w:rFonts w:ascii="Calibri" w:hAnsi="Calibri"/>
        </w:rPr>
        <w:lastRenderedPageBreak/>
        <w:t>High Level Description</w:t>
      </w:r>
      <w:bookmarkEnd w:id="0"/>
      <w:bookmarkEnd w:id="1"/>
      <w:bookmarkEnd w:id="2"/>
      <w:bookmarkEnd w:id="3"/>
    </w:p>
    <w:p w:rsidR="00140CC2" w:rsidRDefault="00140CC2" w:rsidP="00140CC2">
      <w:pPr>
        <w:rPr>
          <w:rFonts w:ascii="Calibri" w:hAnsi="Calibri"/>
          <w:color w:val="000000"/>
        </w:rPr>
      </w:pPr>
      <w:r w:rsidRPr="00850318">
        <w:rPr>
          <w:rFonts w:ascii="Calibri" w:hAnsi="Calibri"/>
          <w:color w:val="000000"/>
        </w:rPr>
        <w:t xml:space="preserve">This document describes the microcontroller configuration </w:t>
      </w:r>
      <w:r>
        <w:rPr>
          <w:rFonts w:ascii="Calibri" w:hAnsi="Calibri"/>
          <w:color w:val="000000"/>
        </w:rPr>
        <w:t>for the micro slave guard function.  This function will selectively enable access to microcontroller resources.  On reset most of these resources are unprotected so the net behavior of the slave guard function is to constrain access.</w:t>
      </w:r>
    </w:p>
    <w:p w:rsidR="00140CC2" w:rsidRDefault="00140CC2" w:rsidP="00140CC2">
      <w:pPr>
        <w:rPr>
          <w:rFonts w:ascii="Calibri" w:hAnsi="Calibri"/>
          <w:color w:val="000000"/>
        </w:rPr>
      </w:pPr>
    </w:p>
    <w:p w:rsidR="00140CC2" w:rsidRDefault="00140CC2" w:rsidP="00140CC2">
      <w:pPr>
        <w:rPr>
          <w:rFonts w:ascii="Calibri" w:hAnsi="Calibri"/>
          <w:color w:val="000000"/>
        </w:rPr>
      </w:pPr>
      <w:r>
        <w:rPr>
          <w:rFonts w:ascii="Calibri" w:hAnsi="Calibri"/>
          <w:color w:val="000000"/>
        </w:rPr>
        <w:t>Ref. Renesas’ Hardware User’s Manual  Ver 1.10  Dtd Feb 2016</w:t>
      </w:r>
    </w:p>
    <w:p w:rsidR="00140CC2" w:rsidRDefault="00140CC2" w:rsidP="00140CC2">
      <w:pPr>
        <w:pStyle w:val="Heading2"/>
        <w:numPr>
          <w:ilvl w:val="0"/>
          <w:numId w:val="0"/>
        </w:numPr>
      </w:pPr>
      <w:bookmarkStart w:id="4" w:name="_Toc445799669"/>
      <w:r>
        <w:t>1.1. Overview</w:t>
      </w:r>
      <w:bookmarkEnd w:id="4"/>
    </w:p>
    <w:p w:rsidR="00140CC2" w:rsidRPr="005850AB" w:rsidRDefault="00140CC2" w:rsidP="00140CC2">
      <w:pPr>
        <w:rPr>
          <w:rFonts w:ascii="Calibri" w:hAnsi="Calibri"/>
          <w:color w:val="000000"/>
        </w:rPr>
      </w:pPr>
      <w:r w:rsidRPr="005850AB">
        <w:rPr>
          <w:rFonts w:ascii="Calibri" w:hAnsi="Calibri"/>
          <w:color w:val="000000"/>
        </w:rPr>
        <w:t>The RH850 P1M MCU provides protection features to prevent erroneous access to memory and the control registers of the peripheral circuits</w:t>
      </w:r>
      <w:r>
        <w:rPr>
          <w:rFonts w:ascii="Calibri" w:hAnsi="Calibri"/>
          <w:color w:val="000000"/>
        </w:rPr>
        <w:t xml:space="preserve"> using the slave guard function</w:t>
      </w:r>
      <w:r w:rsidRPr="005850AB">
        <w:rPr>
          <w:rFonts w:ascii="Calibri" w:hAnsi="Calibri"/>
          <w:color w:val="000000"/>
        </w:rPr>
        <w:t xml:space="preserve">. </w:t>
      </w:r>
    </w:p>
    <w:p w:rsidR="00140CC2" w:rsidRPr="005850AB" w:rsidRDefault="00140CC2" w:rsidP="00140CC2">
      <w:pPr>
        <w:rPr>
          <w:rFonts w:ascii="Calibri" w:hAnsi="Calibri"/>
          <w:color w:val="000000"/>
        </w:rPr>
      </w:pPr>
    </w:p>
    <w:p w:rsidR="00140CC2" w:rsidRDefault="00140CC2" w:rsidP="00140CC2">
      <w:pPr>
        <w:pStyle w:val="Heading2"/>
        <w:numPr>
          <w:ilvl w:val="0"/>
          <w:numId w:val="0"/>
        </w:numPr>
      </w:pPr>
      <w:bookmarkStart w:id="5" w:name="_Toc445799670"/>
      <w:r>
        <w:t>1.2. Slave Guards</w:t>
      </w:r>
      <w:bookmarkEnd w:id="5"/>
    </w:p>
    <w:p w:rsidR="00140CC2" w:rsidRPr="005850AB" w:rsidRDefault="00140CC2" w:rsidP="00140CC2">
      <w:pPr>
        <w:rPr>
          <w:rFonts w:ascii="Calibri" w:hAnsi="Calibri"/>
          <w:color w:val="000000"/>
        </w:rPr>
      </w:pPr>
      <w:r w:rsidRPr="005850AB">
        <w:rPr>
          <w:rFonts w:ascii="Calibri" w:hAnsi="Calibri"/>
          <w:color w:val="000000"/>
        </w:rPr>
        <w:t xml:space="preserve">There are three </w:t>
      </w:r>
      <w:r>
        <w:rPr>
          <w:rFonts w:ascii="Calibri" w:hAnsi="Calibri"/>
          <w:color w:val="000000"/>
        </w:rPr>
        <w:t>sections to the guard function</w:t>
      </w:r>
      <w:r w:rsidRPr="005850AB">
        <w:rPr>
          <w:rFonts w:ascii="Calibri" w:hAnsi="Calibri"/>
          <w:color w:val="000000"/>
        </w:rPr>
        <w:t>:</w:t>
      </w:r>
    </w:p>
    <w:p w:rsidR="00140CC2" w:rsidRDefault="00140CC2" w:rsidP="00140CC2">
      <w:pPr>
        <w:numPr>
          <w:ilvl w:val="0"/>
          <w:numId w:val="21"/>
        </w:numPr>
        <w:rPr>
          <w:rFonts w:ascii="Calibri" w:hAnsi="Calibri"/>
          <w:color w:val="000000"/>
        </w:rPr>
      </w:pPr>
      <w:r w:rsidRPr="005850AB">
        <w:rPr>
          <w:rFonts w:ascii="Calibri" w:hAnsi="Calibri"/>
          <w:color w:val="000000"/>
        </w:rPr>
        <w:t>PEG – Processor Element Guard</w:t>
      </w:r>
    </w:p>
    <w:p w:rsidR="00140CC2" w:rsidRPr="003C14E6" w:rsidRDefault="00140CC2" w:rsidP="00140CC2">
      <w:pPr>
        <w:numPr>
          <w:ilvl w:val="0"/>
          <w:numId w:val="21"/>
        </w:numPr>
        <w:rPr>
          <w:rFonts w:ascii="Calibri" w:hAnsi="Calibri"/>
          <w:color w:val="000000"/>
        </w:rPr>
      </w:pPr>
      <w:r w:rsidRPr="005850AB">
        <w:rPr>
          <w:rFonts w:ascii="Calibri" w:hAnsi="Calibri"/>
          <w:color w:val="000000"/>
        </w:rPr>
        <w:t>IPG – Internal Peripheral Guard</w:t>
      </w:r>
    </w:p>
    <w:p w:rsidR="00140CC2" w:rsidRPr="005850AB" w:rsidRDefault="00140CC2" w:rsidP="00140CC2">
      <w:pPr>
        <w:numPr>
          <w:ilvl w:val="0"/>
          <w:numId w:val="21"/>
        </w:numPr>
        <w:rPr>
          <w:rFonts w:ascii="Calibri" w:hAnsi="Calibri"/>
          <w:color w:val="000000"/>
        </w:rPr>
      </w:pPr>
      <w:r w:rsidRPr="005850AB">
        <w:rPr>
          <w:rFonts w:ascii="Calibri" w:hAnsi="Calibri"/>
          <w:color w:val="000000"/>
        </w:rPr>
        <w:t>PBG – Peripheral Bus Guard</w:t>
      </w:r>
    </w:p>
    <w:p w:rsidR="00140CC2" w:rsidRDefault="00140CC2" w:rsidP="00140CC2"/>
    <w:p w:rsidR="00140CC2" w:rsidRDefault="00140CC2" w:rsidP="00140CC2"/>
    <w:p w:rsidR="00140CC2" w:rsidRDefault="00140CC2" w:rsidP="00140CC2">
      <w:r>
        <w:rPr>
          <w:noProof/>
        </w:rPr>
        <w:lastRenderedPageBreak/>
        <w:drawing>
          <wp:inline distT="0" distB="0" distL="0" distR="0" wp14:anchorId="03E52352" wp14:editId="0888BF6F">
            <wp:extent cx="5476240" cy="4691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240" cy="4691380"/>
                    </a:xfrm>
                    <a:prstGeom prst="rect">
                      <a:avLst/>
                    </a:prstGeom>
                    <a:noFill/>
                    <a:ln>
                      <a:noFill/>
                    </a:ln>
                  </pic:spPr>
                </pic:pic>
              </a:graphicData>
            </a:graphic>
          </wp:inline>
        </w:drawing>
      </w:r>
    </w:p>
    <w:p w:rsidR="00140CC2" w:rsidRDefault="00140CC2" w:rsidP="00140CC2">
      <w:r>
        <w:t>Fig 4.1-1 from SAN 1.20 edited to correct the Flexray PROTSPID to match the value shown in the HWUM 1.1</w:t>
      </w:r>
    </w:p>
    <w:p w:rsidR="00140CC2" w:rsidRDefault="00140CC2" w:rsidP="00140CC2">
      <w:pPr>
        <w:pStyle w:val="Heading3"/>
        <w:numPr>
          <w:ilvl w:val="0"/>
          <w:numId w:val="0"/>
        </w:numPr>
        <w:ind w:left="360"/>
      </w:pPr>
      <w:bookmarkStart w:id="6" w:name="_Toc445799671"/>
      <w:r>
        <w:t>1.2.1. IPG – Internal Peripheral Guard</w:t>
      </w:r>
      <w:bookmarkEnd w:id="6"/>
    </w:p>
    <w:p w:rsidR="00140CC2" w:rsidRPr="00057D9E" w:rsidRDefault="00140CC2" w:rsidP="00140CC2">
      <w:pPr>
        <w:rPr>
          <w:rFonts w:ascii="Calibri" w:hAnsi="Calibri"/>
          <w:color w:val="000000"/>
        </w:rPr>
      </w:pPr>
      <w:r w:rsidRPr="00057D9E">
        <w:rPr>
          <w:rFonts w:ascii="Calibri" w:hAnsi="Calibri"/>
          <w:color w:val="000000"/>
        </w:rPr>
        <w:t xml:space="preserve">The IPG </w:t>
      </w:r>
      <w:r>
        <w:rPr>
          <w:rFonts w:ascii="Calibri" w:hAnsi="Calibri"/>
          <w:color w:val="000000"/>
        </w:rPr>
        <w:t xml:space="preserve">section </w:t>
      </w:r>
      <w:r w:rsidRPr="00057D9E">
        <w:rPr>
          <w:rFonts w:ascii="Calibri" w:hAnsi="Calibri"/>
          <w:color w:val="000000"/>
        </w:rPr>
        <w:t xml:space="preserve">protects the CPU peripherals against illegal accesses by SW components running on the CPU itself. </w:t>
      </w:r>
    </w:p>
    <w:p w:rsidR="00140CC2" w:rsidRPr="00057D9E" w:rsidRDefault="00140CC2" w:rsidP="00140CC2">
      <w:pPr>
        <w:rPr>
          <w:rFonts w:ascii="Calibri" w:hAnsi="Calibri"/>
          <w:color w:val="000000"/>
        </w:rPr>
      </w:pPr>
    </w:p>
    <w:p w:rsidR="00140CC2" w:rsidRPr="00961483" w:rsidRDefault="00140CC2" w:rsidP="00140CC2">
      <w:r w:rsidRPr="00961483">
        <w:t xml:space="preserve">The IPG provides the following features: </w:t>
      </w:r>
    </w:p>
    <w:p w:rsidR="00140CC2" w:rsidRDefault="00140CC2" w:rsidP="00140CC2">
      <w:pPr>
        <w:pStyle w:val="Default"/>
        <w:numPr>
          <w:ilvl w:val="0"/>
          <w:numId w:val="25"/>
        </w:numPr>
        <w:spacing w:after="25"/>
        <w:rPr>
          <w:rFonts w:ascii="Calibri" w:hAnsi="Calibri" w:cs="Times New Roman"/>
          <w:sz w:val="20"/>
        </w:rPr>
      </w:pPr>
      <w:r>
        <w:rPr>
          <w:rFonts w:ascii="Calibri" w:hAnsi="Calibri" w:cs="Times New Roman"/>
          <w:sz w:val="20"/>
        </w:rPr>
        <w:t>Detects violation of peripheral device protection.</w:t>
      </w:r>
    </w:p>
    <w:p w:rsidR="00140CC2" w:rsidRPr="00961483" w:rsidRDefault="00140CC2" w:rsidP="00140CC2">
      <w:pPr>
        <w:numPr>
          <w:ilvl w:val="0"/>
          <w:numId w:val="25"/>
        </w:numPr>
        <w:rPr>
          <w:rFonts w:ascii="Calibri" w:hAnsi="Calibri"/>
          <w:color w:val="000000"/>
        </w:rPr>
      </w:pPr>
      <w:r w:rsidRPr="00961483">
        <w:rPr>
          <w:rFonts w:ascii="Calibri" w:hAnsi="Calibri"/>
          <w:color w:val="000000"/>
        </w:rPr>
        <w:t>Stores unauthorized access information</w:t>
      </w:r>
    </w:p>
    <w:p w:rsidR="00140CC2" w:rsidRPr="00961483" w:rsidRDefault="00140CC2" w:rsidP="00140CC2">
      <w:pPr>
        <w:numPr>
          <w:ilvl w:val="0"/>
          <w:numId w:val="25"/>
        </w:numPr>
        <w:rPr>
          <w:rFonts w:ascii="Calibri" w:hAnsi="Calibri"/>
          <w:color w:val="000000"/>
        </w:rPr>
      </w:pPr>
      <w:r w:rsidRPr="00961483">
        <w:rPr>
          <w:rFonts w:ascii="Calibri" w:hAnsi="Calibri"/>
          <w:color w:val="000000"/>
        </w:rPr>
        <w:t>Blocks unauthorized access.</w:t>
      </w:r>
    </w:p>
    <w:p w:rsidR="00140CC2" w:rsidRPr="00961483" w:rsidRDefault="00140CC2" w:rsidP="00140CC2">
      <w:pPr>
        <w:numPr>
          <w:ilvl w:val="0"/>
          <w:numId w:val="25"/>
        </w:numPr>
        <w:rPr>
          <w:rFonts w:ascii="Calibri" w:hAnsi="Calibri"/>
          <w:color w:val="000000"/>
        </w:rPr>
      </w:pPr>
      <w:r w:rsidRPr="00961483">
        <w:rPr>
          <w:rFonts w:ascii="Calibri" w:hAnsi="Calibri"/>
          <w:color w:val="000000"/>
        </w:rPr>
        <w:t>Notifies violation through an exception</w:t>
      </w:r>
      <w:r>
        <w:rPr>
          <w:rFonts w:ascii="Calibri" w:hAnsi="Calibri"/>
          <w:color w:val="000000"/>
        </w:rPr>
        <w:t>.</w:t>
      </w:r>
    </w:p>
    <w:p w:rsidR="00140CC2" w:rsidRPr="00961483" w:rsidRDefault="00140CC2" w:rsidP="00140CC2">
      <w:pPr>
        <w:numPr>
          <w:ilvl w:val="0"/>
          <w:numId w:val="25"/>
        </w:numPr>
        <w:rPr>
          <w:rFonts w:ascii="Calibri" w:hAnsi="Calibri"/>
          <w:color w:val="000000"/>
        </w:rPr>
      </w:pPr>
      <w:r w:rsidRPr="00961483">
        <w:rPr>
          <w:rFonts w:ascii="Calibri" w:hAnsi="Calibri"/>
          <w:color w:val="000000"/>
        </w:rPr>
        <w:t>Invalidates subsequent access (post violation).</w:t>
      </w:r>
    </w:p>
    <w:p w:rsidR="00140CC2" w:rsidRDefault="00140CC2" w:rsidP="00140CC2"/>
    <w:p w:rsidR="00140CC2" w:rsidRDefault="00140CC2" w:rsidP="00140CC2">
      <w:pPr>
        <w:pStyle w:val="Heading3"/>
        <w:numPr>
          <w:ilvl w:val="0"/>
          <w:numId w:val="0"/>
        </w:numPr>
        <w:ind w:left="360"/>
      </w:pPr>
      <w:bookmarkStart w:id="7" w:name="_Toc445799672"/>
      <w:r>
        <w:t>1.2.2. PEG – PE Guard Function</w:t>
      </w:r>
      <w:bookmarkEnd w:id="7"/>
    </w:p>
    <w:p w:rsidR="00140CC2" w:rsidRDefault="00140CC2" w:rsidP="00140CC2">
      <w:pPr>
        <w:rPr>
          <w:rFonts w:ascii="Calibri" w:hAnsi="Calibri"/>
          <w:color w:val="000000"/>
        </w:rPr>
      </w:pPr>
      <w:r w:rsidRPr="00837AC3">
        <w:rPr>
          <w:rFonts w:ascii="Calibri" w:hAnsi="Calibri"/>
          <w:color w:val="000000"/>
        </w:rPr>
        <w:t>The PE guard system</w:t>
      </w:r>
      <w:r>
        <w:rPr>
          <w:rFonts w:ascii="Calibri" w:hAnsi="Calibri"/>
          <w:color w:val="000000"/>
        </w:rPr>
        <w:t xml:space="preserve"> section</w:t>
      </w:r>
      <w:r w:rsidRPr="00837AC3">
        <w:rPr>
          <w:rFonts w:ascii="Calibri" w:hAnsi="Calibri"/>
          <w:color w:val="000000"/>
        </w:rPr>
        <w:t xml:space="preserve"> prevents unauthorized access to the resources in the PE from </w:t>
      </w:r>
      <w:r>
        <w:rPr>
          <w:rFonts w:ascii="Calibri" w:hAnsi="Calibri"/>
          <w:color w:val="000000"/>
        </w:rPr>
        <w:t>an</w:t>
      </w:r>
      <w:r w:rsidRPr="00837AC3">
        <w:rPr>
          <w:rFonts w:ascii="Calibri" w:hAnsi="Calibri"/>
          <w:color w:val="000000"/>
        </w:rPr>
        <w:t xml:space="preserve"> external master. This </w:t>
      </w:r>
      <w:r>
        <w:rPr>
          <w:rFonts w:ascii="Calibri" w:hAnsi="Calibri"/>
          <w:color w:val="000000"/>
        </w:rPr>
        <w:t>section</w:t>
      </w:r>
      <w:r w:rsidRPr="00837AC3">
        <w:rPr>
          <w:rFonts w:ascii="Calibri" w:hAnsi="Calibri"/>
          <w:color w:val="000000"/>
        </w:rPr>
        <w:t xml:space="preserve"> protects access to the local RAM in the PE. </w:t>
      </w:r>
    </w:p>
    <w:p w:rsidR="00140CC2" w:rsidRDefault="00140CC2" w:rsidP="00140CC2">
      <w:pPr>
        <w:rPr>
          <w:rFonts w:ascii="Calibri" w:hAnsi="Calibri"/>
          <w:color w:val="000000"/>
        </w:rPr>
      </w:pPr>
    </w:p>
    <w:p w:rsidR="00140CC2" w:rsidRDefault="00140CC2" w:rsidP="00140CC2">
      <w:pPr>
        <w:rPr>
          <w:rFonts w:ascii="Calibri" w:hAnsi="Calibri"/>
          <w:color w:val="000000"/>
        </w:rPr>
      </w:pPr>
      <w:r w:rsidRPr="00961483">
        <w:t xml:space="preserve">The </w:t>
      </w:r>
      <w:r>
        <w:t>PEG</w:t>
      </w:r>
      <w:r w:rsidRPr="00961483">
        <w:t xml:space="preserve"> provides the following features: </w:t>
      </w:r>
    </w:p>
    <w:p w:rsidR="00140CC2" w:rsidRPr="002D3C9F" w:rsidRDefault="00140CC2" w:rsidP="00140CC2">
      <w:pPr>
        <w:pStyle w:val="Default"/>
        <w:numPr>
          <w:ilvl w:val="0"/>
          <w:numId w:val="25"/>
        </w:numPr>
        <w:spacing w:after="25"/>
        <w:rPr>
          <w:rFonts w:ascii="Calibri" w:hAnsi="Calibri" w:cs="Times New Roman"/>
          <w:sz w:val="20"/>
        </w:rPr>
      </w:pPr>
      <w:r w:rsidRPr="002D3C9F">
        <w:rPr>
          <w:rFonts w:ascii="Calibri" w:hAnsi="Calibri" w:cs="Times New Roman"/>
          <w:sz w:val="20"/>
        </w:rPr>
        <w:t>Protects local RAM against illegal access from FlexRay and the DMA.</w:t>
      </w:r>
    </w:p>
    <w:p w:rsidR="00140CC2" w:rsidRPr="002D3C9F" w:rsidRDefault="00140CC2" w:rsidP="00140CC2">
      <w:pPr>
        <w:pStyle w:val="Default"/>
        <w:numPr>
          <w:ilvl w:val="0"/>
          <w:numId w:val="25"/>
        </w:numPr>
        <w:spacing w:after="25"/>
        <w:rPr>
          <w:rFonts w:ascii="Calibri" w:hAnsi="Calibri" w:cs="Times New Roman"/>
          <w:sz w:val="20"/>
        </w:rPr>
      </w:pPr>
      <w:r w:rsidRPr="002D3C9F">
        <w:rPr>
          <w:rFonts w:ascii="Calibri" w:hAnsi="Calibri" w:cs="Times New Roman"/>
          <w:sz w:val="20"/>
        </w:rPr>
        <w:t>Detects PE access violation.</w:t>
      </w:r>
    </w:p>
    <w:p w:rsidR="00140CC2" w:rsidRPr="002D3C9F" w:rsidRDefault="00140CC2" w:rsidP="00140CC2">
      <w:pPr>
        <w:pStyle w:val="Default"/>
        <w:numPr>
          <w:ilvl w:val="0"/>
          <w:numId w:val="25"/>
        </w:numPr>
        <w:spacing w:after="25"/>
        <w:rPr>
          <w:rFonts w:ascii="Calibri" w:hAnsi="Calibri" w:cs="Times New Roman"/>
          <w:sz w:val="20"/>
        </w:rPr>
      </w:pPr>
      <w:r w:rsidRPr="002D3C9F">
        <w:rPr>
          <w:rFonts w:ascii="Calibri" w:hAnsi="Calibri" w:cs="Times New Roman"/>
          <w:sz w:val="20"/>
        </w:rPr>
        <w:t xml:space="preserve">Blocks unauthorized access. </w:t>
      </w:r>
    </w:p>
    <w:p w:rsidR="00140CC2" w:rsidRPr="002D3C9F" w:rsidRDefault="00140CC2" w:rsidP="00140CC2">
      <w:pPr>
        <w:pStyle w:val="Default"/>
        <w:numPr>
          <w:ilvl w:val="0"/>
          <w:numId w:val="25"/>
        </w:numPr>
        <w:spacing w:after="25"/>
        <w:rPr>
          <w:rFonts w:ascii="Calibri" w:hAnsi="Calibri" w:cs="Times New Roman"/>
          <w:sz w:val="20"/>
        </w:rPr>
      </w:pPr>
      <w:r>
        <w:rPr>
          <w:rFonts w:ascii="Calibri" w:hAnsi="Calibri" w:cs="Times New Roman"/>
          <w:sz w:val="20"/>
        </w:rPr>
        <w:t>Provides notification of an unauthorized access through the ECM.</w:t>
      </w:r>
    </w:p>
    <w:p w:rsidR="00140CC2" w:rsidRDefault="00140CC2" w:rsidP="00140CC2">
      <w:pPr>
        <w:numPr>
          <w:ilvl w:val="0"/>
          <w:numId w:val="25"/>
        </w:numPr>
        <w:rPr>
          <w:rFonts w:ascii="Calibri" w:hAnsi="Calibri"/>
          <w:color w:val="000000"/>
        </w:rPr>
      </w:pPr>
      <w:r>
        <w:rPr>
          <w:rFonts w:ascii="Calibri" w:hAnsi="Calibri"/>
          <w:color w:val="000000"/>
        </w:rPr>
        <w:t>Allows protection of up to 4 areas with 4K granularity.</w:t>
      </w:r>
    </w:p>
    <w:p w:rsidR="00140CC2" w:rsidRDefault="00140CC2" w:rsidP="00140CC2">
      <w:pPr>
        <w:ind w:left="720"/>
        <w:rPr>
          <w:rFonts w:ascii="Calibri" w:hAnsi="Calibri"/>
          <w:color w:val="000000"/>
        </w:rPr>
      </w:pPr>
    </w:p>
    <w:p w:rsidR="00140CC2" w:rsidRDefault="00140CC2" w:rsidP="00140CC2">
      <w:pPr>
        <w:pStyle w:val="Heading5"/>
        <w:numPr>
          <w:ilvl w:val="0"/>
          <w:numId w:val="0"/>
        </w:numPr>
        <w:ind w:left="360" w:hanging="360"/>
      </w:pPr>
      <w:r>
        <w:t>1.2.3. PBG – Peripheral Bus Guards</w:t>
      </w:r>
    </w:p>
    <w:p w:rsidR="00140CC2" w:rsidRPr="00607D42" w:rsidRDefault="00140CC2" w:rsidP="00140CC2">
      <w:pPr>
        <w:rPr>
          <w:rFonts w:ascii="Calibri" w:hAnsi="Calibri"/>
          <w:color w:val="000000"/>
        </w:rPr>
      </w:pPr>
      <w:r w:rsidRPr="00607D42">
        <w:rPr>
          <w:rFonts w:ascii="Calibri" w:hAnsi="Calibri"/>
          <w:color w:val="000000"/>
        </w:rPr>
        <w:t xml:space="preserve">The PBG protects </w:t>
      </w:r>
      <w:r>
        <w:rPr>
          <w:rFonts w:ascii="Calibri" w:hAnsi="Calibri"/>
          <w:color w:val="000000"/>
        </w:rPr>
        <w:t xml:space="preserve">the </w:t>
      </w:r>
      <w:r w:rsidRPr="00607D42">
        <w:rPr>
          <w:rFonts w:ascii="Calibri" w:hAnsi="Calibri"/>
          <w:color w:val="000000"/>
        </w:rPr>
        <w:t>control registers in the peripheral circuits and memories from illegal access by the PE</w:t>
      </w:r>
      <w:r>
        <w:rPr>
          <w:rFonts w:ascii="Calibri" w:hAnsi="Calibri"/>
          <w:color w:val="000000"/>
        </w:rPr>
        <w:t>, Flexray</w:t>
      </w:r>
      <w:r w:rsidRPr="00607D42">
        <w:rPr>
          <w:rFonts w:ascii="Calibri" w:hAnsi="Calibri"/>
          <w:color w:val="000000"/>
        </w:rPr>
        <w:t xml:space="preserve"> and the DMA. The PBG module is divided in</w:t>
      </w:r>
      <w:r>
        <w:rPr>
          <w:rFonts w:ascii="Calibri" w:hAnsi="Calibri"/>
          <w:color w:val="000000"/>
        </w:rPr>
        <w:t>to</w:t>
      </w:r>
      <w:r w:rsidRPr="00607D42">
        <w:rPr>
          <w:rFonts w:ascii="Calibri" w:hAnsi="Calibri"/>
          <w:color w:val="000000"/>
        </w:rPr>
        <w:t xml:space="preserve"> multiple PBG groups, each of which is provided a maximum of 16 protection channels. </w:t>
      </w:r>
    </w:p>
    <w:p w:rsidR="00140CC2" w:rsidRDefault="00140CC2" w:rsidP="00140CC2">
      <w:pPr>
        <w:rPr>
          <w:rFonts w:ascii="Calibri" w:hAnsi="Calibri"/>
          <w:color w:val="000000"/>
        </w:rPr>
      </w:pPr>
      <w:r w:rsidRPr="00607D42">
        <w:rPr>
          <w:rFonts w:ascii="Calibri" w:hAnsi="Calibri"/>
          <w:color w:val="000000"/>
        </w:rPr>
        <w:t xml:space="preserve">A single PBG channel can designate the access against which a single peripheral circuit should be protected. </w:t>
      </w:r>
      <w:r>
        <w:rPr>
          <w:rFonts w:ascii="Calibri" w:hAnsi="Calibri"/>
          <w:color w:val="000000"/>
        </w:rPr>
        <w:t xml:space="preserve"> </w:t>
      </w:r>
      <w:r w:rsidRPr="00607D42">
        <w:rPr>
          <w:rFonts w:ascii="Calibri" w:hAnsi="Calibri"/>
          <w:color w:val="000000"/>
        </w:rPr>
        <w:t>Each PBG group can hold the information of the access that has been rejected.</w:t>
      </w:r>
    </w:p>
    <w:p w:rsidR="00140CC2" w:rsidRDefault="00140CC2" w:rsidP="00140CC2">
      <w:pPr>
        <w:rPr>
          <w:rFonts w:ascii="Calibri" w:hAnsi="Calibri"/>
          <w:color w:val="000000"/>
        </w:rPr>
      </w:pPr>
    </w:p>
    <w:p w:rsidR="00140CC2" w:rsidRPr="00607D42" w:rsidRDefault="00140CC2" w:rsidP="00140CC2">
      <w:pPr>
        <w:rPr>
          <w:rFonts w:ascii="Calibri" w:hAnsi="Calibri"/>
          <w:b/>
          <w:color w:val="000000"/>
        </w:rPr>
      </w:pPr>
      <w:r w:rsidRPr="00607D42">
        <w:rPr>
          <w:rFonts w:ascii="Calibri" w:hAnsi="Calibri"/>
          <w:b/>
          <w:color w:val="000000"/>
        </w:rPr>
        <w:t>The PBG provides the following features:</w:t>
      </w:r>
    </w:p>
    <w:p w:rsidR="00140CC2" w:rsidRPr="00607D42" w:rsidRDefault="00140CC2" w:rsidP="00140CC2">
      <w:pPr>
        <w:pStyle w:val="Default"/>
        <w:numPr>
          <w:ilvl w:val="0"/>
          <w:numId w:val="25"/>
        </w:numPr>
        <w:spacing w:after="25"/>
        <w:rPr>
          <w:rFonts w:ascii="Calibri" w:hAnsi="Calibri" w:cs="Times New Roman"/>
          <w:sz w:val="20"/>
        </w:rPr>
      </w:pPr>
      <w:r w:rsidRPr="00607D42">
        <w:rPr>
          <w:rFonts w:ascii="Calibri" w:hAnsi="Calibri" w:cs="Times New Roman"/>
          <w:sz w:val="20"/>
        </w:rPr>
        <w:t>For prot</w:t>
      </w:r>
      <w:r>
        <w:rPr>
          <w:rFonts w:ascii="Calibri" w:hAnsi="Calibri" w:cs="Times New Roman"/>
          <w:sz w:val="20"/>
        </w:rPr>
        <w:t>ection against read access, an u</w:t>
      </w:r>
      <w:r w:rsidRPr="00607D42">
        <w:rPr>
          <w:rFonts w:ascii="Calibri" w:hAnsi="Calibri" w:cs="Times New Roman"/>
          <w:sz w:val="20"/>
        </w:rPr>
        <w:t xml:space="preserve">ndefined value is read. </w:t>
      </w:r>
    </w:p>
    <w:p w:rsidR="00140CC2" w:rsidRPr="00607D42" w:rsidRDefault="00140CC2" w:rsidP="00140CC2">
      <w:pPr>
        <w:pStyle w:val="Default"/>
        <w:numPr>
          <w:ilvl w:val="0"/>
          <w:numId w:val="25"/>
        </w:numPr>
        <w:spacing w:after="25"/>
        <w:rPr>
          <w:rFonts w:ascii="Calibri" w:hAnsi="Calibri" w:cs="Times New Roman"/>
          <w:sz w:val="20"/>
        </w:rPr>
      </w:pPr>
      <w:r w:rsidRPr="00607D42">
        <w:rPr>
          <w:rFonts w:ascii="Calibri" w:hAnsi="Calibri" w:cs="Times New Roman"/>
          <w:sz w:val="20"/>
        </w:rPr>
        <w:t xml:space="preserve">For protection against write access, the write access is ignored. </w:t>
      </w:r>
    </w:p>
    <w:p w:rsidR="00140CC2" w:rsidRDefault="00140CC2" w:rsidP="00140CC2">
      <w:pPr>
        <w:pStyle w:val="Default"/>
        <w:numPr>
          <w:ilvl w:val="0"/>
          <w:numId w:val="25"/>
        </w:numPr>
        <w:spacing w:after="25"/>
        <w:rPr>
          <w:rFonts w:ascii="Calibri" w:hAnsi="Calibri" w:cs="Times New Roman"/>
          <w:sz w:val="20"/>
        </w:rPr>
      </w:pPr>
      <w:bookmarkStart w:id="8" w:name="_Ref423431259"/>
      <w:r>
        <w:rPr>
          <w:rFonts w:ascii="Calibri" w:hAnsi="Calibri" w:cs="Times New Roman"/>
          <w:sz w:val="20"/>
        </w:rPr>
        <w:t>Provides notification</w:t>
      </w:r>
      <w:r w:rsidRPr="002D3C9F">
        <w:rPr>
          <w:rFonts w:ascii="Calibri" w:hAnsi="Calibri" w:cs="Times New Roman"/>
          <w:sz w:val="20"/>
        </w:rPr>
        <w:t xml:space="preserve"> </w:t>
      </w:r>
      <w:r>
        <w:rPr>
          <w:rFonts w:ascii="Calibri" w:hAnsi="Calibri" w:cs="Times New Roman"/>
          <w:sz w:val="20"/>
        </w:rPr>
        <w:t xml:space="preserve">of an </w:t>
      </w:r>
      <w:r w:rsidRPr="002D3C9F">
        <w:rPr>
          <w:rFonts w:ascii="Calibri" w:hAnsi="Calibri" w:cs="Times New Roman"/>
          <w:sz w:val="20"/>
        </w:rPr>
        <w:t>unauthorized access through the ECM.</w:t>
      </w:r>
    </w:p>
    <w:p w:rsidR="00140CC2" w:rsidRDefault="00140CC2" w:rsidP="00140CC2">
      <w:pPr>
        <w:pStyle w:val="Default"/>
        <w:numPr>
          <w:ilvl w:val="0"/>
          <w:numId w:val="25"/>
        </w:numPr>
        <w:spacing w:after="25"/>
        <w:rPr>
          <w:rFonts w:ascii="Calibri" w:hAnsi="Calibri" w:cs="Times New Roman"/>
          <w:sz w:val="20"/>
        </w:rPr>
      </w:pPr>
      <w:r>
        <w:rPr>
          <w:rFonts w:ascii="Calibri" w:hAnsi="Calibri" w:cs="Times New Roman"/>
          <w:sz w:val="20"/>
        </w:rPr>
        <w:t>Stores unauthorized access information.</w:t>
      </w:r>
    </w:p>
    <w:p w:rsidR="00140CC2" w:rsidRPr="002D3C9F" w:rsidRDefault="00140CC2" w:rsidP="00140CC2">
      <w:pPr>
        <w:pStyle w:val="Default"/>
        <w:spacing w:after="25"/>
        <w:rPr>
          <w:rFonts w:ascii="Calibri" w:hAnsi="Calibri" w:cs="Times New Roman"/>
          <w:sz w:val="20"/>
        </w:rPr>
      </w:pPr>
    </w:p>
    <w:p w:rsidR="00140CC2" w:rsidRPr="00A51891" w:rsidRDefault="00140CC2" w:rsidP="00140CC2">
      <w:pPr>
        <w:pStyle w:val="Heading1"/>
        <w:numPr>
          <w:ilvl w:val="0"/>
          <w:numId w:val="1"/>
        </w:numPr>
        <w:rPr>
          <w:rStyle w:val="Emphasis"/>
          <w:i w:val="0"/>
        </w:rPr>
      </w:pPr>
      <w:bookmarkStart w:id="9" w:name="_Sub-Functions_in_this"/>
      <w:bookmarkStart w:id="10" w:name="_Toc445799673"/>
      <w:bookmarkEnd w:id="9"/>
      <w:r w:rsidRPr="00A51891">
        <w:rPr>
          <w:rStyle w:val="Emphasis"/>
        </w:rPr>
        <w:t>Sub-Functions in this Document</w:t>
      </w:r>
      <w:bookmarkEnd w:id="8"/>
      <w:bookmarkEnd w:id="10"/>
    </w:p>
    <w:p w:rsidR="00140CC2" w:rsidRPr="00850318" w:rsidRDefault="00140CC2" w:rsidP="00140CC2">
      <w:pPr>
        <w:rPr>
          <w:rFonts w:ascii="Calibri" w:hAnsi="Calibri"/>
          <w:color w:val="000000"/>
        </w:rPr>
      </w:pPr>
      <w:r w:rsidRPr="00850318">
        <w:rPr>
          <w:rFonts w:ascii="Calibri" w:hAnsi="Calibri"/>
          <w:color w:val="000000"/>
        </w:rPr>
        <w:t>Below is a linked list of all sub-functions owned by this document.</w:t>
      </w:r>
    </w:p>
    <w:p w:rsidR="00140CC2" w:rsidRPr="00850318" w:rsidRDefault="00140CC2" w:rsidP="00140CC2">
      <w:pPr>
        <w:rPr>
          <w:rFonts w:ascii="Calibri" w:hAnsi="Calibri"/>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98"/>
        <w:gridCol w:w="2358"/>
      </w:tblGrid>
      <w:tr w:rsidR="00140CC2" w:rsidRPr="00850318" w:rsidTr="00A42C5F">
        <w:tc>
          <w:tcPr>
            <w:tcW w:w="6498" w:type="dxa"/>
            <w:shd w:val="clear" w:color="auto" w:fill="auto"/>
          </w:tcPr>
          <w:p w:rsidR="00140CC2" w:rsidRPr="00850318" w:rsidRDefault="00140CC2" w:rsidP="00A42C5F">
            <w:pPr>
              <w:spacing w:after="120"/>
              <w:rPr>
                <w:rFonts w:ascii="Calibri" w:hAnsi="Calibri"/>
                <w:b/>
              </w:rPr>
            </w:pPr>
            <w:r w:rsidRPr="00850318">
              <w:rPr>
                <w:rFonts w:ascii="Calibri" w:hAnsi="Calibri"/>
                <w:b/>
              </w:rPr>
              <w:t>Sub-Function Name</w:t>
            </w:r>
          </w:p>
        </w:tc>
        <w:tc>
          <w:tcPr>
            <w:tcW w:w="2358" w:type="dxa"/>
            <w:shd w:val="clear" w:color="auto" w:fill="auto"/>
          </w:tcPr>
          <w:p w:rsidR="00140CC2" w:rsidRPr="00850318" w:rsidRDefault="00140CC2" w:rsidP="00A42C5F">
            <w:pPr>
              <w:spacing w:after="120"/>
              <w:rPr>
                <w:rFonts w:ascii="Calibri" w:hAnsi="Calibri"/>
                <w:b/>
              </w:rPr>
            </w:pPr>
            <w:r w:rsidRPr="00850318">
              <w:rPr>
                <w:rFonts w:ascii="Calibri" w:hAnsi="Calibri"/>
                <w:b/>
              </w:rPr>
              <w:t>Link</w:t>
            </w:r>
          </w:p>
        </w:tc>
      </w:tr>
      <w:tr w:rsidR="00140CC2" w:rsidRPr="00850318" w:rsidTr="00A42C5F">
        <w:trPr>
          <w:trHeight w:val="386"/>
        </w:trPr>
        <w:tc>
          <w:tcPr>
            <w:tcW w:w="6498" w:type="dxa"/>
            <w:shd w:val="clear" w:color="auto" w:fill="auto"/>
          </w:tcPr>
          <w:p w:rsidR="00140CC2" w:rsidRDefault="00140CC2" w:rsidP="00A42C5F">
            <w:pPr>
              <w:spacing w:after="120"/>
              <w:rPr>
                <w:rFonts w:ascii="Calibri" w:hAnsi="Calibri"/>
                <w:color w:val="000000"/>
              </w:rPr>
            </w:pPr>
            <w:r>
              <w:t>GuardCfgAndDiagcInit1</w:t>
            </w:r>
          </w:p>
        </w:tc>
        <w:tc>
          <w:tcPr>
            <w:tcW w:w="2358" w:type="dxa"/>
            <w:shd w:val="clear" w:color="auto" w:fill="auto"/>
          </w:tcPr>
          <w:p w:rsidR="00140CC2" w:rsidRDefault="003C4B47" w:rsidP="00A42C5F">
            <w:pPr>
              <w:spacing w:after="120"/>
              <w:rPr>
                <w:rFonts w:ascii="Calibri" w:hAnsi="Calibri"/>
                <w:color w:val="000000"/>
              </w:rPr>
            </w:pPr>
            <w:hyperlink w:anchor="_Sub-function:_Guard_Configuration" w:history="1">
              <w:r w:rsidR="00140CC2" w:rsidRPr="00F34F2C">
                <w:rPr>
                  <w:rStyle w:val="Hyperlink"/>
                  <w:rFonts w:ascii="Calibri" w:hAnsi="Calibri"/>
                </w:rPr>
                <w:t>4.1</w:t>
              </w:r>
            </w:hyperlink>
          </w:p>
        </w:tc>
      </w:tr>
      <w:tr w:rsidR="00140CC2" w:rsidRPr="00850318" w:rsidTr="00A42C5F">
        <w:trPr>
          <w:trHeight w:val="386"/>
        </w:trPr>
        <w:tc>
          <w:tcPr>
            <w:tcW w:w="6498" w:type="dxa"/>
            <w:shd w:val="clear" w:color="auto" w:fill="auto"/>
          </w:tcPr>
          <w:p w:rsidR="00140CC2" w:rsidRDefault="00140CC2" w:rsidP="00A42C5F">
            <w:pPr>
              <w:spacing w:after="120"/>
            </w:pPr>
            <w:r>
              <w:t>GuardCfgAndDiagcInit2</w:t>
            </w:r>
          </w:p>
        </w:tc>
        <w:tc>
          <w:tcPr>
            <w:tcW w:w="2358" w:type="dxa"/>
            <w:shd w:val="clear" w:color="auto" w:fill="auto"/>
          </w:tcPr>
          <w:p w:rsidR="00140CC2" w:rsidRDefault="003C4B47" w:rsidP="00A42C5F">
            <w:pPr>
              <w:spacing w:after="120"/>
            </w:pPr>
            <w:hyperlink w:anchor="_Initialization_(GuardCfgAndDiagcIni" w:history="1">
              <w:r w:rsidR="00140CC2" w:rsidRPr="0000590D">
                <w:rPr>
                  <w:rStyle w:val="Hyperlink"/>
                  <w:rFonts w:ascii="Calibri" w:hAnsi="Calibri"/>
                </w:rPr>
                <w:t>4.2</w:t>
              </w:r>
            </w:hyperlink>
          </w:p>
        </w:tc>
      </w:tr>
      <w:tr w:rsidR="00140CC2" w:rsidRPr="00850318" w:rsidTr="00A42C5F">
        <w:trPr>
          <w:trHeight w:val="386"/>
        </w:trPr>
        <w:tc>
          <w:tcPr>
            <w:tcW w:w="6498" w:type="dxa"/>
            <w:shd w:val="clear" w:color="auto" w:fill="auto"/>
          </w:tcPr>
          <w:p w:rsidR="00140CC2" w:rsidRDefault="00140CC2" w:rsidP="00A42C5F">
            <w:pPr>
              <w:spacing w:after="120"/>
            </w:pPr>
            <w:r>
              <w:t>GuardCfgAndDiagcInit3</w:t>
            </w:r>
          </w:p>
        </w:tc>
        <w:tc>
          <w:tcPr>
            <w:tcW w:w="2358" w:type="dxa"/>
            <w:shd w:val="clear" w:color="auto" w:fill="auto"/>
          </w:tcPr>
          <w:p w:rsidR="00140CC2" w:rsidRDefault="003C4B47" w:rsidP="00A42C5F">
            <w:pPr>
              <w:spacing w:after="120"/>
            </w:pPr>
            <w:hyperlink w:anchor="_Sub-Function:_(GuardCfgAndDiagcInit" w:history="1">
              <w:r w:rsidR="00140CC2" w:rsidRPr="0000590D">
                <w:rPr>
                  <w:rStyle w:val="Hyperlink"/>
                </w:rPr>
                <w:t>4.3</w:t>
              </w:r>
            </w:hyperlink>
          </w:p>
        </w:tc>
      </w:tr>
    </w:tbl>
    <w:p w:rsidR="00140CC2" w:rsidRDefault="00140CC2" w:rsidP="00140CC2">
      <w:pPr>
        <w:pStyle w:val="Heading1"/>
        <w:numPr>
          <w:ilvl w:val="0"/>
          <w:numId w:val="1"/>
        </w:numPr>
        <w:jc w:val="both"/>
        <w:rPr>
          <w:rFonts w:ascii="Calibri" w:hAnsi="Calibri"/>
        </w:rPr>
      </w:pPr>
      <w:bookmarkStart w:id="11" w:name="_Toc426638613"/>
      <w:bookmarkStart w:id="12" w:name="_Toc445799674"/>
      <w:r>
        <w:rPr>
          <w:rFonts w:ascii="Calibri" w:hAnsi="Calibri"/>
        </w:rPr>
        <w:t>S</w:t>
      </w:r>
      <w:r w:rsidRPr="00850318">
        <w:rPr>
          <w:rFonts w:ascii="Calibri" w:hAnsi="Calibri"/>
        </w:rPr>
        <w:t>ub-functions</w:t>
      </w:r>
      <w:bookmarkStart w:id="13" w:name="_Ref426040071"/>
      <w:bookmarkStart w:id="14" w:name="_Toc426638614"/>
      <w:bookmarkEnd w:id="11"/>
      <w:bookmarkEnd w:id="12"/>
    </w:p>
    <w:p w:rsidR="00140CC2" w:rsidRPr="006352BE" w:rsidRDefault="00140CC2" w:rsidP="00140CC2">
      <w:pPr>
        <w:pStyle w:val="Heading2"/>
        <w:numPr>
          <w:ilvl w:val="1"/>
          <w:numId w:val="38"/>
        </w:numPr>
      </w:pPr>
      <w:bookmarkStart w:id="15" w:name="_Sub-function:_Guard_Configuration"/>
      <w:bookmarkEnd w:id="15"/>
      <w:r>
        <w:t xml:space="preserve">  </w:t>
      </w:r>
      <w:bookmarkStart w:id="16" w:name="_Toc445799675"/>
      <w:r w:rsidRPr="006352BE">
        <w:t>Sub-function: (GuardCfgAndDiagcInit1)</w:t>
      </w:r>
      <w:bookmarkEnd w:id="16"/>
    </w:p>
    <w:p w:rsidR="00140CC2" w:rsidRPr="0000590D" w:rsidRDefault="00140CC2" w:rsidP="00140CC2">
      <w:pPr>
        <w:rPr>
          <w:rFonts w:asciiTheme="minorHAnsi" w:hAnsiTheme="minorHAnsi"/>
          <w:sz w:val="22"/>
          <w:szCs w:val="22"/>
        </w:rPr>
      </w:pPr>
      <w:r>
        <w:rPr>
          <w:rFonts w:ascii="Arial" w:hAnsi="Arial" w:cs="Arial"/>
          <w:b/>
          <w:bCs/>
          <w:sz w:val="28"/>
          <w:szCs w:val="28"/>
        </w:rPr>
        <w:t xml:space="preserve">     </w:t>
      </w:r>
      <w:r w:rsidRPr="0000590D">
        <w:rPr>
          <w:rFonts w:ascii="Arial" w:hAnsi="Arial" w:cs="Arial"/>
          <w:bCs/>
          <w:sz w:val="28"/>
          <w:szCs w:val="28"/>
        </w:rPr>
        <w:t xml:space="preserve"> </w:t>
      </w:r>
      <w:r w:rsidRPr="0000590D">
        <w:rPr>
          <w:rFonts w:asciiTheme="minorHAnsi" w:hAnsiTheme="minorHAnsi" w:cs="Arial"/>
          <w:bCs/>
          <w:sz w:val="22"/>
          <w:szCs w:val="22"/>
        </w:rPr>
        <w:t>Return to subfunction list:</w:t>
      </w:r>
      <w:r>
        <w:rPr>
          <w:rFonts w:asciiTheme="minorHAnsi" w:hAnsiTheme="minorHAnsi" w:cs="Arial"/>
          <w:bCs/>
          <w:sz w:val="22"/>
          <w:szCs w:val="22"/>
        </w:rPr>
        <w:t xml:space="preserve"> </w:t>
      </w:r>
      <w:hyperlink w:anchor="_Sub-Functions_in_this" w:history="1">
        <w:r w:rsidRPr="0000590D">
          <w:rPr>
            <w:rStyle w:val="Hyperlink"/>
            <w:rFonts w:asciiTheme="minorHAnsi" w:hAnsiTheme="minorHAnsi" w:cs="Arial"/>
            <w:bCs/>
            <w:sz w:val="22"/>
            <w:szCs w:val="22"/>
          </w:rPr>
          <w:t>return</w:t>
        </w:r>
      </w:hyperlink>
    </w:p>
    <w:p w:rsidR="00140CC2" w:rsidRPr="00DF0819" w:rsidRDefault="00140CC2">
      <w:pPr>
        <w:pStyle w:val="Heading3"/>
        <w:pPrChange w:id="17" w:author="Nexteer Employee" w:date="2016-04-05T17:39:00Z">
          <w:pPr>
            <w:pStyle w:val="Heading4"/>
            <w:numPr>
              <w:numId w:val="1"/>
            </w:numPr>
          </w:pPr>
        </w:pPrChange>
      </w:pPr>
      <w:r w:rsidRPr="00DF0819">
        <w:t>NTCs</w:t>
      </w:r>
    </w:p>
    <w:p w:rsidR="00140CC2" w:rsidRPr="00850318" w:rsidRDefault="00140CC2" w:rsidP="00140CC2">
      <w:pPr>
        <w:autoSpaceDE w:val="0"/>
        <w:autoSpaceDN w:val="0"/>
        <w:adjustRightInd w:val="0"/>
        <w:spacing w:line="288" w:lineRule="auto"/>
        <w:jc w:val="both"/>
        <w:rPr>
          <w:rFonts w:ascii="Calibri" w:hAnsi="Calibri"/>
          <w:color w:val="000000"/>
        </w:rPr>
      </w:pPr>
      <w:r>
        <w:rPr>
          <w:rFonts w:ascii="Calibri" w:hAnsi="Calibri"/>
          <w:color w:val="000000"/>
        </w:rPr>
        <w:t>N/A</w:t>
      </w:r>
    </w:p>
    <w:p w:rsidR="00140CC2" w:rsidRDefault="00140CC2">
      <w:pPr>
        <w:pStyle w:val="Heading3"/>
        <w:rPr>
          <w:rFonts w:eastAsia="BatangChe"/>
        </w:rPr>
        <w:pPrChange w:id="18" w:author="Nexteer Employee" w:date="2016-04-05T17:39:00Z">
          <w:pPr>
            <w:pStyle w:val="Heading4"/>
            <w:numPr>
              <w:numId w:val="1"/>
            </w:numPr>
          </w:pPr>
        </w:pPrChange>
      </w:pPr>
      <w:r w:rsidRPr="00DF0819">
        <w:rPr>
          <w:rFonts w:eastAsia="BatangChe"/>
        </w:rPr>
        <w:t>SAN Linkage</w:t>
      </w:r>
    </w:p>
    <w:p w:rsidR="00140CC2" w:rsidRPr="003C14E6" w:rsidRDefault="00140CC2" w:rsidP="00140CC2">
      <w:pPr>
        <w:rPr>
          <w:rFonts w:eastAsia="BatangChe"/>
        </w:rPr>
      </w:pPr>
      <w:r w:rsidRPr="003C14E6">
        <w:t xml:space="preserve">See the </w:t>
      </w:r>
      <w:r w:rsidRPr="003C14E6">
        <w:rPr>
          <w:rFonts w:eastAsia="BatangChe"/>
        </w:rPr>
        <w:t>SAN Linkage</w:t>
      </w:r>
      <w:r>
        <w:rPr>
          <w:rFonts w:eastAsia="BatangChe"/>
        </w:rPr>
        <w:t xml:space="preserve"> paragraph of each of the sections which make up this sub-function.</w:t>
      </w:r>
    </w:p>
    <w:p w:rsidR="00140CC2" w:rsidRPr="00A86E00" w:rsidRDefault="00140CC2" w:rsidP="00140CC2">
      <w:pPr>
        <w:jc w:val="both"/>
      </w:pPr>
    </w:p>
    <w:p w:rsidR="00140CC2" w:rsidRPr="00DF0819" w:rsidRDefault="00140CC2">
      <w:pPr>
        <w:pStyle w:val="Heading3"/>
        <w:pPrChange w:id="19" w:author="Nexteer Employee" w:date="2016-04-05T17:39:00Z">
          <w:pPr>
            <w:pStyle w:val="Heading4"/>
            <w:numPr>
              <w:numId w:val="1"/>
            </w:numPr>
          </w:pPr>
        </w:pPrChange>
      </w:pPr>
      <w:r w:rsidRPr="00DF0819">
        <w:lastRenderedPageBreak/>
        <w:t>Description</w:t>
      </w:r>
    </w:p>
    <w:p w:rsidR="00140CC2" w:rsidRPr="00A41273" w:rsidRDefault="00140CC2" w:rsidP="00140CC2">
      <w:pPr>
        <w:rPr>
          <w:rFonts w:ascii="Calibri" w:hAnsi="Calibri"/>
          <w:color w:val="000000"/>
          <w:sz w:val="22"/>
        </w:rPr>
      </w:pPr>
      <w:r w:rsidRPr="00A41273">
        <w:rPr>
          <w:rFonts w:ascii="Calibri" w:hAnsi="Calibri"/>
          <w:color w:val="000000"/>
          <w:sz w:val="22"/>
        </w:rPr>
        <w:t xml:space="preserve">This sub-function configures the RH850/P1M.  This has been described in three sections which correspond to the portions of the guard hardware facilities which the microcontroller provides.    </w:t>
      </w:r>
    </w:p>
    <w:p w:rsidR="00140CC2" w:rsidRDefault="00140CC2">
      <w:pPr>
        <w:pStyle w:val="Heading3"/>
        <w:pPrChange w:id="20" w:author="Nexteer Employee" w:date="2016-04-05T17:39:00Z">
          <w:pPr>
            <w:pStyle w:val="Heading4"/>
            <w:numPr>
              <w:numId w:val="1"/>
            </w:numPr>
          </w:pPr>
        </w:pPrChange>
      </w:pPr>
      <w:r w:rsidRPr="00DF0819">
        <w:t>Rationale</w:t>
      </w:r>
    </w:p>
    <w:p w:rsidR="00140CC2" w:rsidRDefault="00140CC2" w:rsidP="00140CC2">
      <w:r>
        <w:t>This sub-function has been defined in terms of the sections which correspond to the hardware resources.  This seems to have helped to organize the information but what was thought to be an additional benefit, supporting distinct initialization times for the different guard hardware, has not been used and has not been maintained.</w:t>
      </w:r>
    </w:p>
    <w:p w:rsidR="00140CC2" w:rsidRPr="003639AC" w:rsidRDefault="00140CC2" w:rsidP="00140CC2"/>
    <w:p w:rsidR="00140CC2" w:rsidRDefault="00140CC2">
      <w:pPr>
        <w:pStyle w:val="Heading3"/>
        <w:pPrChange w:id="21" w:author="Nexteer Employee" w:date="2016-04-05T17:39:00Z">
          <w:pPr>
            <w:pStyle w:val="Heading4"/>
            <w:numPr>
              <w:numId w:val="1"/>
            </w:numPr>
          </w:pPr>
        </w:pPrChange>
      </w:pPr>
      <w:r>
        <w:t>Implementation</w:t>
      </w:r>
    </w:p>
    <w:p w:rsidR="00140CC2" w:rsidRPr="003C14E6" w:rsidRDefault="00140CC2" w:rsidP="00140CC2">
      <w:pPr>
        <w:rPr>
          <w:rFonts w:eastAsia="BatangChe"/>
        </w:rPr>
      </w:pPr>
      <w:r w:rsidRPr="003C14E6">
        <w:t xml:space="preserve">See the </w:t>
      </w:r>
      <w:r>
        <w:rPr>
          <w:rFonts w:eastAsia="BatangChe"/>
        </w:rPr>
        <w:t>Implementation paragraph of each of the sections which make up this sub-function.</w:t>
      </w:r>
    </w:p>
    <w:p w:rsidR="00140CC2" w:rsidRPr="003639AC" w:rsidRDefault="00140CC2" w:rsidP="00140CC2"/>
    <w:p w:rsidR="00140CC2" w:rsidRDefault="00140CC2">
      <w:pPr>
        <w:pStyle w:val="Heading3"/>
        <w:rPr>
          <w:color w:val="000000"/>
        </w:rPr>
        <w:pPrChange w:id="22" w:author="Nexteer Employee" w:date="2016-04-05T17:39:00Z">
          <w:pPr>
            <w:pStyle w:val="Heading4"/>
            <w:numPr>
              <w:numId w:val="1"/>
            </w:numPr>
            <w:jc w:val="both"/>
          </w:pPr>
        </w:pPrChange>
      </w:pPr>
      <w:r w:rsidRPr="00DF0819">
        <w:rPr>
          <w:color w:val="000000"/>
        </w:rPr>
        <w:t xml:space="preserve">Initialization </w:t>
      </w:r>
      <w:r w:rsidRPr="003639AC">
        <w:rPr>
          <w:color w:val="000000"/>
          <w:sz w:val="24"/>
          <w:szCs w:val="24"/>
        </w:rPr>
        <w:t>(</w:t>
      </w:r>
      <w:r w:rsidRPr="003639AC">
        <w:rPr>
          <w:bCs w:val="0"/>
          <w:color w:val="000000"/>
          <w:sz w:val="24"/>
          <w:szCs w:val="24"/>
        </w:rPr>
        <w:t>GuardCfgAndDiagc</w:t>
      </w:r>
      <w:r w:rsidRPr="003639AC">
        <w:rPr>
          <w:color w:val="000000"/>
          <w:sz w:val="24"/>
          <w:szCs w:val="24"/>
        </w:rPr>
        <w:t>Init1)</w:t>
      </w:r>
    </w:p>
    <w:p w:rsidR="00140CC2" w:rsidRDefault="00140CC2" w:rsidP="00140CC2">
      <w:r>
        <w:t xml:space="preserve">   PegInin();</w:t>
      </w:r>
    </w:p>
    <w:p w:rsidR="00140CC2" w:rsidRDefault="00140CC2" w:rsidP="00140CC2">
      <w:r>
        <w:t xml:space="preserve">   IpgInin();</w:t>
      </w:r>
    </w:p>
    <w:p w:rsidR="00140CC2" w:rsidRDefault="00140CC2" w:rsidP="00140CC2">
      <w:r>
        <w:t xml:space="preserve">   PbgInin();</w:t>
      </w:r>
    </w:p>
    <w:p w:rsidR="00140CC2" w:rsidRDefault="00140CC2" w:rsidP="00140CC2"/>
    <w:p w:rsidR="00140CC2" w:rsidRPr="00DF0819" w:rsidRDefault="00140CC2">
      <w:pPr>
        <w:pStyle w:val="Heading3"/>
        <w:pPrChange w:id="23" w:author="Nexteer Employee" w:date="2016-04-05T17:39:00Z">
          <w:pPr>
            <w:pStyle w:val="Heading4"/>
            <w:numPr>
              <w:numId w:val="1"/>
            </w:numPr>
          </w:pPr>
        </w:pPrChange>
      </w:pPr>
      <w:r w:rsidRPr="00DF0819">
        <w:t>Reference</w:t>
      </w:r>
    </w:p>
    <w:p w:rsidR="00140CC2" w:rsidRPr="003C14E6" w:rsidRDefault="00140CC2" w:rsidP="00140CC2">
      <w:pPr>
        <w:rPr>
          <w:rFonts w:eastAsia="BatangChe"/>
        </w:rPr>
      </w:pPr>
      <w:r w:rsidRPr="003C14E6">
        <w:t xml:space="preserve">See the </w:t>
      </w:r>
      <w:r>
        <w:rPr>
          <w:rFonts w:eastAsia="BatangChe"/>
        </w:rPr>
        <w:t>Reference paragraph of each of the sections which make up this sub-function.</w:t>
      </w:r>
    </w:p>
    <w:p w:rsidR="00140CC2" w:rsidRPr="00DF0819" w:rsidRDefault="00140CC2">
      <w:pPr>
        <w:pStyle w:val="Heading3"/>
        <w:pPrChange w:id="24" w:author="Nexteer Employee" w:date="2016-04-05T17:40:00Z">
          <w:pPr>
            <w:pStyle w:val="Heading4"/>
            <w:numPr>
              <w:numId w:val="1"/>
            </w:numPr>
          </w:pPr>
        </w:pPrChange>
      </w:pPr>
      <w:r w:rsidRPr="00DF0819">
        <w:t>Verification Method</w:t>
      </w:r>
    </w:p>
    <w:p w:rsidR="00140CC2" w:rsidRPr="003C14E6" w:rsidRDefault="00140CC2" w:rsidP="00140CC2">
      <w:pPr>
        <w:rPr>
          <w:rFonts w:eastAsia="BatangChe"/>
        </w:rPr>
      </w:pPr>
      <w:r w:rsidRPr="003C14E6">
        <w:t xml:space="preserve">See the </w:t>
      </w:r>
      <w:r>
        <w:rPr>
          <w:rFonts w:eastAsia="BatangChe"/>
        </w:rPr>
        <w:t>Verification Method paragraph of each of the sections which make up this sub-function.</w:t>
      </w:r>
    </w:p>
    <w:p w:rsidR="00140CC2" w:rsidRDefault="00140CC2" w:rsidP="00140CC2"/>
    <w:p w:rsidR="00140CC2" w:rsidRDefault="00140CC2" w:rsidP="00140CC2"/>
    <w:p w:rsidR="00140CC2" w:rsidRPr="003C14E6" w:rsidRDefault="00140CC2" w:rsidP="00140CC2"/>
    <w:p w:rsidR="00140CC2" w:rsidRPr="00850318" w:rsidRDefault="00140CC2">
      <w:pPr>
        <w:pStyle w:val="Heading3"/>
        <w:pPrChange w:id="25" w:author="Nexteer Employee" w:date="2016-04-05T17:47:00Z">
          <w:pPr>
            <w:pStyle w:val="Heading3"/>
            <w:numPr>
              <w:numId w:val="1"/>
            </w:numPr>
          </w:pPr>
        </w:pPrChange>
      </w:pPr>
      <w:bookmarkStart w:id="26" w:name="Ref_section_3_2"/>
      <w:bookmarkStart w:id="27" w:name="_Guard_Configuration_Section:"/>
      <w:bookmarkStart w:id="28" w:name="_Ref431217399"/>
      <w:bookmarkStart w:id="29" w:name="_Ref431217411"/>
      <w:bookmarkStart w:id="30" w:name="_Toc445799676"/>
      <w:bookmarkStart w:id="31" w:name="_Toc122249330"/>
      <w:bookmarkEnd w:id="13"/>
      <w:bookmarkEnd w:id="14"/>
      <w:bookmarkEnd w:id="26"/>
      <w:bookmarkEnd w:id="27"/>
      <w:r w:rsidRPr="003C14E6">
        <w:t>Guard Configuration Section</w:t>
      </w:r>
      <w:r w:rsidRPr="00850318">
        <w:t xml:space="preserve">: </w:t>
      </w:r>
      <w:r>
        <w:t>PEG Slave Guard Configuration</w:t>
      </w:r>
      <w:bookmarkEnd w:id="28"/>
      <w:bookmarkEnd w:id="29"/>
      <w:bookmarkEnd w:id="30"/>
    </w:p>
    <w:p w:rsidR="00140CC2" w:rsidRDefault="00140CC2">
      <w:pPr>
        <w:rPr>
          <w:rFonts w:ascii="Calibri" w:hAnsi="Calibri"/>
        </w:rPr>
      </w:pPr>
      <w:r w:rsidRPr="00850318">
        <w:rPr>
          <w:rFonts w:ascii="Calibri" w:hAnsi="Calibri"/>
          <w:color w:val="000000"/>
        </w:rPr>
        <w:t>Return to sub-function list link:</w:t>
      </w:r>
      <w:r w:rsidRPr="00850318">
        <w:rPr>
          <w:rFonts w:ascii="Calibri" w:hAnsi="Calibri"/>
        </w:rPr>
        <w:t xml:space="preserve"> </w:t>
      </w:r>
      <w:hyperlink w:anchor="_Sub-Functions_in_this" w:history="1">
        <w:r w:rsidRPr="00F631BC">
          <w:rPr>
            <w:rStyle w:val="Hyperlink"/>
            <w:rFonts w:ascii="Calibri" w:hAnsi="Calibri"/>
          </w:rPr>
          <w:t>return</w:t>
        </w:r>
      </w:hyperlink>
    </w:p>
    <w:p w:rsidR="00140CC2" w:rsidRPr="0000590D" w:rsidRDefault="00140CC2">
      <w:pPr>
        <w:rPr>
          <w:rFonts w:ascii="Calibri" w:hAnsi="Calibri"/>
        </w:rPr>
      </w:pPr>
      <w:r>
        <w:rPr>
          <w:rFonts w:ascii="Calibri" w:hAnsi="Calibri"/>
        </w:rPr>
        <w:t>Provides notification of an unauthorized access to the ECM.</w:t>
      </w:r>
    </w:p>
    <w:p w:rsidR="00140CC2" w:rsidRDefault="00140CC2">
      <w:pPr>
        <w:rPr>
          <w:rFonts w:ascii="Calibri" w:hAnsi="Calibri"/>
          <w:u w:val="single"/>
        </w:rPr>
      </w:pPr>
    </w:p>
    <w:p w:rsidR="00140CC2" w:rsidRPr="00850318" w:rsidRDefault="00140CC2">
      <w:pPr>
        <w:pStyle w:val="Heading4"/>
        <w:pPrChange w:id="32" w:author="Nexteer Employee" w:date="2016-04-05T17:47:00Z">
          <w:pPr>
            <w:pStyle w:val="Heading4"/>
            <w:numPr>
              <w:numId w:val="1"/>
            </w:numPr>
          </w:pPr>
        </w:pPrChange>
      </w:pPr>
      <w:r w:rsidRPr="00850318">
        <w:t>NTCs</w:t>
      </w:r>
    </w:p>
    <w:p w:rsidR="00140CC2" w:rsidRPr="00850318" w:rsidRDefault="00140CC2">
      <w:pPr>
        <w:autoSpaceDE w:val="0"/>
        <w:autoSpaceDN w:val="0"/>
        <w:adjustRightInd w:val="0"/>
        <w:spacing w:line="288" w:lineRule="auto"/>
        <w:rPr>
          <w:rFonts w:ascii="Calibri" w:hAnsi="Calibri"/>
          <w:color w:val="000000"/>
        </w:rPr>
      </w:pPr>
      <w:r>
        <w:rPr>
          <w:rFonts w:ascii="Calibri" w:hAnsi="Calibri"/>
          <w:color w:val="000000"/>
        </w:rPr>
        <w:t>N/A</w:t>
      </w:r>
    </w:p>
    <w:p w:rsidR="00140CC2" w:rsidRPr="00850318" w:rsidRDefault="00140CC2">
      <w:pPr>
        <w:autoSpaceDE w:val="0"/>
        <w:autoSpaceDN w:val="0"/>
        <w:adjustRightInd w:val="0"/>
        <w:spacing w:line="288" w:lineRule="auto"/>
        <w:rPr>
          <w:rFonts w:ascii="Calibri" w:hAnsi="Calibri"/>
          <w:color w:val="000000"/>
        </w:rPr>
      </w:pPr>
    </w:p>
    <w:p w:rsidR="00140CC2" w:rsidRPr="008517EC" w:rsidRDefault="00140CC2">
      <w:pPr>
        <w:pStyle w:val="Heading4"/>
        <w:pPrChange w:id="33" w:author="Nexteer Employee" w:date="2016-04-05T17:47:00Z">
          <w:pPr>
            <w:pStyle w:val="Heading4"/>
            <w:numPr>
              <w:numId w:val="1"/>
            </w:numPr>
          </w:pPr>
        </w:pPrChange>
      </w:pPr>
      <w:r w:rsidRPr="008517EC">
        <w:t>SAN Linkage</w:t>
      </w:r>
    </w:p>
    <w:p w:rsidR="00140CC2" w:rsidRPr="00A86E00" w:rsidRDefault="00140CC2">
      <w:pPr>
        <w:rPr>
          <w:b/>
        </w:rPr>
      </w:pPr>
      <w:r w:rsidRPr="00FE16CC">
        <w:rPr>
          <w:b/>
        </w:rPr>
        <w:t>SAN-169:</w:t>
      </w:r>
      <w:r>
        <w:rPr>
          <w:b/>
        </w:rPr>
        <w:t xml:space="preserve"> </w:t>
      </w:r>
      <w:r w:rsidRPr="00E46E0A">
        <w:rPr>
          <w:rFonts w:ascii="Calibri" w:hAnsi="Calibri"/>
          <w:color w:val="000000"/>
        </w:rPr>
        <w:t xml:space="preserve">After reset, the access to the local RAM by bus masters other than the PE (CPU) itself is disabled. Thus, protection- setting registers </w:t>
      </w:r>
      <w:r w:rsidRPr="00607CCA">
        <w:rPr>
          <w:rFonts w:ascii="Calibri" w:hAnsi="Calibri"/>
          <w:b/>
          <w:color w:val="000000"/>
        </w:rPr>
        <w:t>shall</w:t>
      </w:r>
      <w:r w:rsidRPr="00E46E0A">
        <w:rPr>
          <w:rFonts w:ascii="Calibri" w:hAnsi="Calibri"/>
          <w:color w:val="000000"/>
        </w:rPr>
        <w:t xml:space="preserve"> be configured to authorize desired accesses by the DMA and FlexRay. These registers are not protected by PEG and can be thus protected by means of the MPU or the IPG.</w:t>
      </w:r>
    </w:p>
    <w:p w:rsidR="00140CC2" w:rsidRDefault="00140CC2">
      <w:pPr>
        <w:rPr>
          <w:rFonts w:ascii="Calibri" w:hAnsi="Calibri"/>
          <w:color w:val="000000"/>
        </w:rPr>
      </w:pPr>
    </w:p>
    <w:p w:rsidR="00140CC2" w:rsidRPr="00DF0819" w:rsidRDefault="00140CC2">
      <w:pPr>
        <w:pStyle w:val="Heading4"/>
        <w:pPrChange w:id="34" w:author="Nexteer Employee" w:date="2016-04-05T17:47:00Z">
          <w:pPr>
            <w:pStyle w:val="Heading4"/>
            <w:numPr>
              <w:numId w:val="1"/>
            </w:numPr>
          </w:pPr>
        </w:pPrChange>
      </w:pPr>
      <w:r w:rsidRPr="00DF0819">
        <w:t>Description</w:t>
      </w:r>
    </w:p>
    <w:p w:rsidR="00140CC2" w:rsidRPr="00850318" w:rsidRDefault="00140CC2">
      <w:pPr>
        <w:rPr>
          <w:rFonts w:ascii="Calibri" w:hAnsi="Calibri"/>
          <w:color w:val="000000"/>
        </w:rPr>
      </w:pPr>
      <w:r w:rsidRPr="00850318">
        <w:rPr>
          <w:rFonts w:ascii="Calibri" w:hAnsi="Calibri"/>
          <w:color w:val="000000"/>
        </w:rPr>
        <w:t xml:space="preserve">This sub-function configures </w:t>
      </w:r>
      <w:r>
        <w:rPr>
          <w:rFonts w:ascii="Calibri" w:hAnsi="Calibri"/>
          <w:color w:val="000000"/>
        </w:rPr>
        <w:t xml:space="preserve">the </w:t>
      </w:r>
      <w:r w:rsidRPr="00850318">
        <w:rPr>
          <w:rFonts w:ascii="Calibri" w:hAnsi="Calibri"/>
          <w:color w:val="000000"/>
        </w:rPr>
        <w:t>RH850</w:t>
      </w:r>
      <w:r>
        <w:rPr>
          <w:rFonts w:ascii="Calibri" w:hAnsi="Calibri"/>
          <w:color w:val="000000"/>
        </w:rPr>
        <w:t>/P1M for the PEG</w:t>
      </w:r>
      <w:r w:rsidRPr="00850318">
        <w:rPr>
          <w:rFonts w:ascii="Calibri" w:hAnsi="Calibri"/>
          <w:color w:val="000000"/>
        </w:rPr>
        <w:t xml:space="preserve">.  </w:t>
      </w:r>
      <w:r>
        <w:rPr>
          <w:rFonts w:ascii="Calibri" w:hAnsi="Calibri"/>
          <w:color w:val="000000"/>
        </w:rPr>
        <w:t>The PEG provides and limits access of masters other than the PE (the Flexray and DMA channels) to LRAM.</w:t>
      </w:r>
    </w:p>
    <w:p w:rsidR="00140CC2" w:rsidRPr="00DF0819" w:rsidRDefault="00140CC2">
      <w:pPr>
        <w:pStyle w:val="Heading4"/>
        <w:pPrChange w:id="35" w:author="Nexteer Employee" w:date="2016-04-05T17:47:00Z">
          <w:pPr>
            <w:pStyle w:val="Heading4"/>
            <w:numPr>
              <w:numId w:val="1"/>
            </w:numPr>
          </w:pPr>
        </w:pPrChange>
      </w:pPr>
      <w:r w:rsidRPr="00DF0819">
        <w:t>Rationale</w:t>
      </w:r>
    </w:p>
    <w:p w:rsidR="00140CC2" w:rsidRDefault="00140CC2"/>
    <w:p w:rsidR="00140CC2" w:rsidRPr="009D7170" w:rsidRDefault="00140CC2">
      <w:pPr>
        <w:rPr>
          <w:rFonts w:asciiTheme="minorHAnsi" w:hAnsiTheme="minorHAnsi"/>
        </w:rPr>
      </w:pPr>
      <w:r w:rsidRPr="009D7170">
        <w:rPr>
          <w:rFonts w:asciiTheme="minorHAnsi" w:hAnsiTheme="minorHAnsi"/>
        </w:rPr>
        <w:t>Using the 4Kbyte resolution of the PEGG memory protection capability, the external masters (Flexray and DMA channels) have write access to the same one 4K block of LRAM and may read all 128Kbytes.  PEG0 registers define and control the writable 4Kbyte memory block in the highest 4K addresses of LRAM: 0xFEBFF000 through 0xFEBFFFFF.  PEGG1 registers define and control the readable 128Kbyte memory block which is all of LRAM: 0xFEBE0000 through 0xFEBFFFFF.   Two PEGG register sets remain unused.</w:t>
      </w:r>
    </w:p>
    <w:p w:rsidR="00140CC2" w:rsidRPr="009D7170" w:rsidRDefault="00140CC2">
      <w:pPr>
        <w:rPr>
          <w:rFonts w:asciiTheme="minorHAnsi" w:hAnsiTheme="minorHAnsi"/>
        </w:rPr>
      </w:pPr>
    </w:p>
    <w:p w:rsidR="00140CC2" w:rsidRPr="009D7170" w:rsidRDefault="00140CC2">
      <w:pPr>
        <w:rPr>
          <w:rFonts w:asciiTheme="minorHAnsi" w:hAnsiTheme="minorHAnsi"/>
        </w:rPr>
      </w:pPr>
      <w:r w:rsidRPr="009D7170">
        <w:rPr>
          <w:rFonts w:asciiTheme="minorHAnsi" w:hAnsiTheme="minorHAnsi"/>
        </w:rPr>
        <w:t>DMA channels which move data from peripheral to LRAM, from LRAM to peripheral, or from LRAM to LRAM will have different SPIDs.  Their access rights will be determined by the SPIDs.</w:t>
      </w:r>
    </w:p>
    <w:p w:rsidR="00140CC2" w:rsidRPr="00DF0819" w:rsidRDefault="00140CC2">
      <w:pPr>
        <w:pStyle w:val="Heading4"/>
        <w:pPrChange w:id="36" w:author="Nexteer Employee" w:date="2016-04-05T17:47:00Z">
          <w:pPr>
            <w:pStyle w:val="Heading4"/>
            <w:numPr>
              <w:numId w:val="1"/>
            </w:numPr>
          </w:pPr>
        </w:pPrChange>
      </w:pPr>
      <w:r w:rsidRPr="00B35E81">
        <w:br w:type="page"/>
      </w:r>
      <w:r w:rsidRPr="00DF0819">
        <w:lastRenderedPageBreak/>
        <w:t>Implementation</w:t>
      </w:r>
    </w:p>
    <w:p w:rsidR="00140CC2" w:rsidRDefault="00140CC2"/>
    <w:p w:rsidR="00140CC2" w:rsidRPr="00FC6B23" w:rsidRDefault="00140CC2">
      <w:pPr>
        <w:rPr>
          <w:rFonts w:ascii="Calibri" w:hAnsi="Calibri"/>
        </w:rPr>
      </w:pPr>
      <w:r w:rsidRPr="00FC6B23">
        <w:rPr>
          <w:rFonts w:ascii="Calibri" w:hAnsi="Calibri"/>
        </w:rPr>
        <w:t>PEG Protection Targets – Following access types are allowed or restricted for bus masters of each SPID:</w:t>
      </w:r>
    </w:p>
    <w:p w:rsidR="00140CC2" w:rsidRPr="00FC6B23" w:rsidRDefault="00140CC2">
      <w:pPr>
        <w:numPr>
          <w:ilvl w:val="0"/>
          <w:numId w:val="27"/>
        </w:numPr>
        <w:rPr>
          <w:rFonts w:ascii="Calibri" w:hAnsi="Calibri"/>
        </w:rPr>
      </w:pPr>
      <w:r w:rsidRPr="00FC6B23">
        <w:rPr>
          <w:rFonts w:ascii="Calibri" w:hAnsi="Calibri"/>
        </w:rPr>
        <w:t>SPID 0 – Read access allowed, Write access allowed.</w:t>
      </w:r>
    </w:p>
    <w:p w:rsidR="00140CC2" w:rsidRPr="00FC6B23" w:rsidRDefault="00140CC2">
      <w:pPr>
        <w:numPr>
          <w:ilvl w:val="0"/>
          <w:numId w:val="27"/>
        </w:numPr>
        <w:rPr>
          <w:rFonts w:ascii="Calibri" w:hAnsi="Calibri"/>
        </w:rPr>
      </w:pPr>
      <w:r w:rsidRPr="00FC6B23">
        <w:rPr>
          <w:rFonts w:ascii="Calibri" w:hAnsi="Calibri"/>
        </w:rPr>
        <w:t xml:space="preserve">SPID 1 – Read access restricted, Write access restricted.  </w:t>
      </w:r>
    </w:p>
    <w:p w:rsidR="00140CC2" w:rsidRPr="00FC6B23" w:rsidRDefault="00140CC2">
      <w:pPr>
        <w:numPr>
          <w:ilvl w:val="0"/>
          <w:numId w:val="27"/>
        </w:numPr>
        <w:rPr>
          <w:rFonts w:ascii="Calibri" w:hAnsi="Calibri"/>
        </w:rPr>
      </w:pPr>
      <w:r w:rsidRPr="00FC6B23">
        <w:rPr>
          <w:rFonts w:ascii="Calibri" w:hAnsi="Calibri"/>
        </w:rPr>
        <w:t xml:space="preserve">SPID 2 – Read access allowed, Write access restricted. </w:t>
      </w:r>
    </w:p>
    <w:p w:rsidR="00140CC2" w:rsidRPr="00A92E7C" w:rsidRDefault="00140CC2">
      <w:pPr>
        <w:numPr>
          <w:ilvl w:val="0"/>
          <w:numId w:val="27"/>
        </w:numPr>
        <w:rPr>
          <w:rFonts w:ascii="Calibri" w:hAnsi="Calibri"/>
        </w:rPr>
      </w:pPr>
      <w:r w:rsidRPr="00FC6B23">
        <w:rPr>
          <w:rFonts w:ascii="Calibri" w:hAnsi="Calibri"/>
        </w:rPr>
        <w:t xml:space="preserve">SPID 3 – Read access </w:t>
      </w:r>
      <w:r w:rsidRPr="004D0BE4">
        <w:rPr>
          <w:rFonts w:ascii="Calibri" w:hAnsi="Calibri"/>
        </w:rPr>
        <w:t>allowed</w:t>
      </w:r>
      <w:r w:rsidRPr="00FC6B23">
        <w:rPr>
          <w:rFonts w:ascii="Calibri" w:hAnsi="Calibri"/>
        </w:rPr>
        <w:t>, Write access allowed</w:t>
      </w:r>
      <w:r w:rsidRPr="00A92E7C">
        <w:rPr>
          <w:rFonts w:ascii="Calibri" w:hAnsi="Calibri"/>
        </w:rPr>
        <w:t>.</w:t>
      </w:r>
    </w:p>
    <w:p w:rsidR="00140CC2" w:rsidRDefault="00140CC2"/>
    <w:p w:rsidR="00140CC2" w:rsidRDefault="00140CC2">
      <w:pPr>
        <w:rPr>
          <w:rFonts w:ascii="Calibri" w:hAnsi="Calibri"/>
        </w:rPr>
      </w:pPr>
      <w:r>
        <w:rPr>
          <w:rFonts w:ascii="Calibri" w:hAnsi="Calibri"/>
        </w:rPr>
        <w:t>Per the IPG setup in section 4.1, the PEG registers cannot be changed in user mode.</w:t>
      </w:r>
    </w:p>
    <w:p w:rsidR="00140CC2" w:rsidRDefault="00140CC2">
      <w:pPr>
        <w:rPr>
          <w:rFonts w:ascii="Calibri" w:hAnsi="Calibri"/>
        </w:rPr>
      </w:pPr>
    </w:p>
    <w:p w:rsidR="00140CC2" w:rsidRDefault="00140CC2">
      <w:pPr>
        <w:rPr>
          <w:rFonts w:ascii="Calibri" w:hAnsi="Calibri"/>
        </w:rPr>
      </w:pPr>
      <w:r>
        <w:rPr>
          <w:rFonts w:ascii="Calibri" w:hAnsi="Calibri"/>
        </w:rPr>
        <w:t xml:space="preserve">DMA channels will be assigned SPIDs corresponding to their respective LRAM and peripheral access requirements (SPID 2 or 3). </w:t>
      </w:r>
    </w:p>
    <w:p w:rsidR="00140CC2" w:rsidRDefault="00140CC2">
      <w:pPr>
        <w:rPr>
          <w:rFonts w:ascii="Calibri" w:hAnsi="Calibri"/>
          <w:color w:val="FF0000"/>
        </w:rPr>
      </w:pPr>
    </w:p>
    <w:p w:rsidR="00140CC2" w:rsidRPr="00186EC0" w:rsidRDefault="00140CC2">
      <w:pPr>
        <w:rPr>
          <w:rFonts w:ascii="Calibri" w:hAnsi="Calibri"/>
        </w:rPr>
      </w:pPr>
      <w:r w:rsidRPr="00186EC0">
        <w:rPr>
          <w:rFonts w:ascii="Calibri" w:hAnsi="Calibri"/>
        </w:rPr>
        <w:t>Flexray use</w:t>
      </w:r>
      <w:r>
        <w:rPr>
          <w:rFonts w:ascii="Calibri" w:hAnsi="Calibri"/>
        </w:rPr>
        <w:t>s</w:t>
      </w:r>
      <w:r w:rsidRPr="00186EC0">
        <w:rPr>
          <w:rFonts w:ascii="Calibri" w:hAnsi="Calibri"/>
        </w:rPr>
        <w:t xml:space="preserve"> SPID 3.  Currently, the intent is to make no use of the Flexray’s memory access capability but the SPID 3 ability to write to only the special 4K block and to read the entire LRAM matches well with possible future designs. </w:t>
      </w:r>
    </w:p>
    <w:p w:rsidR="00140CC2" w:rsidRDefault="00140CC2">
      <w:pPr>
        <w:rPr>
          <w:rFonts w:ascii="Calibri" w:hAnsi="Calibri"/>
          <w:color w:val="FF0000"/>
        </w:rPr>
      </w:pPr>
    </w:p>
    <w:p w:rsidR="00140CC2" w:rsidRPr="0029322F" w:rsidRDefault="00140CC2">
      <w:pPr>
        <w:rPr>
          <w:rFonts w:ascii="Calibri" w:hAnsi="Calibri"/>
        </w:rPr>
      </w:pPr>
      <w:r w:rsidRPr="0029322F">
        <w:rPr>
          <w:rFonts w:ascii="Calibri" w:hAnsi="Calibri"/>
        </w:rPr>
        <w:t>The CPU is, thus far, only using the Reset initialized SPID value of 1.</w:t>
      </w:r>
    </w:p>
    <w:p w:rsidR="00140CC2" w:rsidRDefault="00140CC2">
      <w:pPr>
        <w:rPr>
          <w:rFonts w:ascii="Calibri" w:hAnsi="Calibri"/>
          <w:color w:val="FF0000"/>
        </w:rPr>
      </w:pPr>
    </w:p>
    <w:p w:rsidR="00140CC2" w:rsidRPr="00FC6B23" w:rsidRDefault="00140CC2">
      <w:pPr>
        <w:rPr>
          <w:rFonts w:ascii="Calibri" w:hAnsi="Calibri" w:cs="ArialMT"/>
          <w:szCs w:val="20"/>
        </w:rPr>
      </w:pPr>
      <w:r w:rsidRPr="00FC6B23">
        <w:rPr>
          <w:rFonts w:ascii="Calibri" w:hAnsi="Calibri"/>
          <w:szCs w:val="20"/>
        </w:rPr>
        <w:t>The “CAUTION” note following Table 3.63</w:t>
      </w:r>
      <w:r w:rsidRPr="00FC6B23">
        <w:rPr>
          <w:rFonts w:ascii="Calibri" w:hAnsi="Calibri"/>
          <w:color w:val="FF0000"/>
          <w:szCs w:val="20"/>
        </w:rPr>
        <w:t xml:space="preserve"> </w:t>
      </w:r>
      <w:r w:rsidRPr="00FC6B23">
        <w:rPr>
          <w:rFonts w:ascii="Calibri" w:hAnsi="Calibri"/>
          <w:szCs w:val="20"/>
        </w:rPr>
        <w:t>of the HWUM states</w:t>
      </w:r>
      <w:r w:rsidRPr="00FC6B23">
        <w:rPr>
          <w:rFonts w:ascii="Calibri" w:hAnsi="Calibri"/>
          <w:color w:val="FF0000"/>
          <w:szCs w:val="20"/>
        </w:rPr>
        <w:t xml:space="preserve"> “</w:t>
      </w:r>
      <w:r w:rsidRPr="00FC6B23">
        <w:rPr>
          <w:rFonts w:ascii="Calibri" w:hAnsi="Calibri" w:cs="ArialMT"/>
          <w:szCs w:val="20"/>
        </w:rPr>
        <w:t>PEGGnBA.GnEN is cleared by writing to the PEGGnMK register.</w:t>
      </w:r>
      <w:r w:rsidRPr="00FC6B23">
        <w:rPr>
          <w:rFonts w:ascii="Calibri" w:hAnsi="Calibri"/>
          <w:color w:val="FF0000"/>
          <w:szCs w:val="20"/>
        </w:rPr>
        <w:t xml:space="preserve">”  </w:t>
      </w:r>
      <w:r w:rsidRPr="00FC6B23">
        <w:rPr>
          <w:rFonts w:ascii="Calibri" w:hAnsi="Calibri"/>
          <w:szCs w:val="20"/>
        </w:rPr>
        <w:t>Therefore, the</w:t>
      </w:r>
      <w:r w:rsidRPr="00FC6B23">
        <w:rPr>
          <w:rFonts w:ascii="Calibri" w:hAnsi="Calibri"/>
          <w:color w:val="FF0000"/>
          <w:szCs w:val="20"/>
        </w:rPr>
        <w:t xml:space="preserve"> </w:t>
      </w:r>
      <w:r w:rsidRPr="00FC6B23">
        <w:rPr>
          <w:rFonts w:ascii="Calibri" w:hAnsi="Calibri" w:cs="ArialMT"/>
          <w:szCs w:val="20"/>
        </w:rPr>
        <w:t>PEGGnMK must be written before PEGGnBA for every PEGGnBA where a “1” is desired in the GnEN bit.</w:t>
      </w:r>
    </w:p>
    <w:p w:rsidR="00140CC2" w:rsidRPr="00FC6B23" w:rsidRDefault="00140CC2">
      <w:pPr>
        <w:rPr>
          <w:rFonts w:ascii="Calibri" w:hAnsi="Calibri" w:cs="ArialMT"/>
          <w:szCs w:val="20"/>
        </w:rPr>
      </w:pPr>
    </w:p>
    <w:p w:rsidR="00140CC2" w:rsidRPr="00FC6B23" w:rsidRDefault="00140CC2">
      <w:pPr>
        <w:rPr>
          <w:rFonts w:ascii="Calibri" w:hAnsi="Calibri" w:cs="ArialMT"/>
          <w:b/>
          <w:szCs w:val="20"/>
        </w:rPr>
      </w:pPr>
      <w:r w:rsidRPr="00FC6B23">
        <w:rPr>
          <w:rFonts w:ascii="Calibri" w:hAnsi="Calibri" w:cs="ArialMT"/>
          <w:b/>
          <w:szCs w:val="20"/>
        </w:rPr>
        <w:t>Register Configuration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6"/>
        <w:gridCol w:w="2012"/>
        <w:gridCol w:w="4692"/>
        <w:gridCol w:w="503"/>
        <w:gridCol w:w="603"/>
      </w:tblGrid>
      <w:tr w:rsidR="00140CC2" w:rsidRPr="00850318" w:rsidTr="00A42C5F">
        <w:trPr>
          <w:cantSplit/>
        </w:trPr>
        <w:tc>
          <w:tcPr>
            <w:tcW w:w="0" w:type="auto"/>
            <w:vMerge w:val="restart"/>
            <w:shd w:val="clear" w:color="auto" w:fill="auto"/>
          </w:tcPr>
          <w:p w:rsidR="00140CC2" w:rsidRPr="00850318" w:rsidRDefault="00140CC2">
            <w:pPr>
              <w:spacing w:after="120"/>
              <w:rPr>
                <w:rFonts w:ascii="Calibri" w:hAnsi="Calibri"/>
                <w:b/>
              </w:rPr>
            </w:pPr>
            <w:r w:rsidRPr="00850318">
              <w:rPr>
                <w:rFonts w:ascii="Calibri" w:hAnsi="Calibri"/>
                <w:b/>
              </w:rPr>
              <w:t>Register</w:t>
            </w:r>
          </w:p>
        </w:tc>
        <w:tc>
          <w:tcPr>
            <w:tcW w:w="0" w:type="auto"/>
            <w:vMerge w:val="restart"/>
            <w:shd w:val="clear" w:color="auto" w:fill="auto"/>
          </w:tcPr>
          <w:p w:rsidR="00140CC2" w:rsidRPr="00850318" w:rsidRDefault="00140CC2">
            <w:pPr>
              <w:spacing w:after="120"/>
              <w:rPr>
                <w:rFonts w:ascii="Calibri" w:hAnsi="Calibri"/>
                <w:b/>
              </w:rPr>
            </w:pPr>
            <w:r w:rsidRPr="00850318">
              <w:rPr>
                <w:rFonts w:ascii="Calibri" w:hAnsi="Calibri"/>
                <w:b/>
              </w:rPr>
              <w:t>Value</w:t>
            </w:r>
          </w:p>
        </w:tc>
        <w:tc>
          <w:tcPr>
            <w:tcW w:w="0" w:type="auto"/>
            <w:vMerge w:val="restart"/>
            <w:shd w:val="clear" w:color="auto" w:fill="auto"/>
          </w:tcPr>
          <w:p w:rsidR="00140CC2" w:rsidRPr="00850318" w:rsidRDefault="00140CC2">
            <w:pPr>
              <w:spacing w:after="120"/>
              <w:rPr>
                <w:rFonts w:ascii="Calibri" w:hAnsi="Calibri"/>
                <w:b/>
              </w:rPr>
            </w:pPr>
            <w:r w:rsidRPr="00850318">
              <w:rPr>
                <w:rFonts w:ascii="Calibri" w:hAnsi="Calibri"/>
                <w:b/>
              </w:rPr>
              <w:t>Comments</w:t>
            </w:r>
          </w:p>
        </w:tc>
        <w:tc>
          <w:tcPr>
            <w:tcW w:w="0" w:type="auto"/>
            <w:gridSpan w:val="2"/>
          </w:tcPr>
          <w:p w:rsidR="00140CC2" w:rsidRPr="00850318" w:rsidRDefault="00140CC2">
            <w:pPr>
              <w:spacing w:after="120"/>
              <w:rPr>
                <w:rFonts w:ascii="Calibri" w:hAnsi="Calibri"/>
                <w:b/>
              </w:rPr>
            </w:pPr>
            <w:r>
              <w:rPr>
                <w:rFonts w:ascii="Calibri" w:hAnsi="Calibri"/>
                <w:b/>
              </w:rPr>
              <w:t>Access</w:t>
            </w:r>
          </w:p>
        </w:tc>
      </w:tr>
      <w:tr w:rsidR="00140CC2" w:rsidRPr="00850318" w:rsidTr="00A42C5F">
        <w:trPr>
          <w:cantSplit/>
        </w:trPr>
        <w:tc>
          <w:tcPr>
            <w:tcW w:w="0" w:type="auto"/>
            <w:vMerge/>
            <w:shd w:val="clear" w:color="auto" w:fill="auto"/>
          </w:tcPr>
          <w:p w:rsidR="00140CC2" w:rsidRPr="00850318" w:rsidRDefault="00140CC2">
            <w:pPr>
              <w:spacing w:after="120"/>
              <w:rPr>
                <w:rFonts w:ascii="Calibri" w:hAnsi="Calibri"/>
                <w:b/>
              </w:rPr>
            </w:pPr>
          </w:p>
        </w:tc>
        <w:tc>
          <w:tcPr>
            <w:tcW w:w="0" w:type="auto"/>
            <w:vMerge/>
            <w:shd w:val="clear" w:color="auto" w:fill="auto"/>
          </w:tcPr>
          <w:p w:rsidR="00140CC2" w:rsidRPr="00850318" w:rsidRDefault="00140CC2">
            <w:pPr>
              <w:spacing w:after="120"/>
              <w:rPr>
                <w:rFonts w:ascii="Calibri" w:hAnsi="Calibri"/>
                <w:b/>
              </w:rPr>
            </w:pPr>
          </w:p>
        </w:tc>
        <w:tc>
          <w:tcPr>
            <w:tcW w:w="0" w:type="auto"/>
            <w:vMerge/>
            <w:shd w:val="clear" w:color="auto" w:fill="auto"/>
          </w:tcPr>
          <w:p w:rsidR="00140CC2" w:rsidRPr="00850318" w:rsidRDefault="00140CC2">
            <w:pPr>
              <w:spacing w:after="120"/>
              <w:rPr>
                <w:rFonts w:ascii="Calibri" w:hAnsi="Calibri"/>
                <w:b/>
              </w:rPr>
            </w:pPr>
          </w:p>
        </w:tc>
        <w:tc>
          <w:tcPr>
            <w:tcW w:w="0" w:type="auto"/>
          </w:tcPr>
          <w:p w:rsidR="00140CC2" w:rsidRPr="00850318" w:rsidRDefault="00140CC2">
            <w:pPr>
              <w:spacing w:after="120"/>
              <w:rPr>
                <w:rFonts w:ascii="Calibri" w:hAnsi="Calibri"/>
                <w:b/>
              </w:rPr>
            </w:pPr>
            <w:r>
              <w:rPr>
                <w:rFonts w:ascii="Calibri" w:hAnsi="Calibri"/>
                <w:b/>
              </w:rPr>
              <w:t>SV</w:t>
            </w:r>
          </w:p>
        </w:tc>
        <w:tc>
          <w:tcPr>
            <w:tcW w:w="0" w:type="auto"/>
          </w:tcPr>
          <w:p w:rsidR="00140CC2" w:rsidRPr="00850318" w:rsidRDefault="00140CC2">
            <w:pPr>
              <w:spacing w:after="120"/>
              <w:rPr>
                <w:rFonts w:ascii="Calibri" w:hAnsi="Calibri"/>
                <w:b/>
              </w:rPr>
            </w:pPr>
            <w:r>
              <w:rPr>
                <w:rFonts w:ascii="Calibri" w:hAnsi="Calibri"/>
                <w:b/>
              </w:rPr>
              <w:t>UM</w:t>
            </w:r>
          </w:p>
        </w:tc>
      </w:tr>
      <w:tr w:rsidR="00140CC2" w:rsidRPr="00850318" w:rsidTr="00A42C5F">
        <w:trPr>
          <w:cantSplit/>
          <w:trHeight w:val="602"/>
        </w:trPr>
        <w:tc>
          <w:tcPr>
            <w:tcW w:w="0" w:type="auto"/>
            <w:shd w:val="clear" w:color="auto" w:fill="auto"/>
          </w:tcPr>
          <w:p w:rsidR="00140CC2" w:rsidRPr="00850318" w:rsidRDefault="00140CC2">
            <w:pPr>
              <w:spacing w:after="120"/>
              <w:rPr>
                <w:rFonts w:ascii="Calibri" w:hAnsi="Calibri"/>
                <w:color w:val="000000"/>
              </w:rPr>
            </w:pPr>
            <w:r>
              <w:rPr>
                <w:rFonts w:ascii="Calibri" w:hAnsi="Calibri"/>
                <w:color w:val="000000"/>
              </w:rPr>
              <w:t>PEGSP</w:t>
            </w:r>
          </w:p>
        </w:tc>
        <w:tc>
          <w:tcPr>
            <w:tcW w:w="0" w:type="auto"/>
            <w:shd w:val="clear" w:color="auto" w:fill="auto"/>
          </w:tcPr>
          <w:p w:rsidR="00140CC2" w:rsidRPr="00850318" w:rsidRDefault="00140CC2">
            <w:pPr>
              <w:spacing w:after="120"/>
              <w:rPr>
                <w:rFonts w:ascii="Calibri" w:hAnsi="Calibri"/>
                <w:color w:val="000000"/>
              </w:rPr>
            </w:pPr>
            <w:r>
              <w:rPr>
                <w:rFonts w:ascii="Calibri" w:hAnsi="Calibri"/>
                <w:color w:val="000000"/>
              </w:rPr>
              <w:t>0x0001</w:t>
            </w:r>
          </w:p>
        </w:tc>
        <w:tc>
          <w:tcPr>
            <w:tcW w:w="0" w:type="auto"/>
            <w:shd w:val="clear" w:color="auto" w:fill="auto"/>
          </w:tcPr>
          <w:p w:rsidR="00140CC2" w:rsidRPr="00850318" w:rsidRDefault="00140CC2">
            <w:pPr>
              <w:spacing w:after="120"/>
              <w:rPr>
                <w:rFonts w:ascii="Calibri" w:hAnsi="Calibri"/>
              </w:rPr>
            </w:pPr>
            <w:r>
              <w:rPr>
                <w:rFonts w:ascii="Calibri" w:hAnsi="Calibri"/>
              </w:rPr>
              <w:t xml:space="preserve">Enable detection of accesses by any external master with an enabled SPID. </w:t>
            </w:r>
          </w:p>
        </w:tc>
        <w:tc>
          <w:tcPr>
            <w:tcW w:w="0" w:type="auto"/>
          </w:tcPr>
          <w:p w:rsidR="00140CC2" w:rsidRDefault="00140CC2">
            <w:pPr>
              <w:spacing w:after="120"/>
              <w:rPr>
                <w:rFonts w:ascii="Calibri" w:hAnsi="Calibri"/>
              </w:rPr>
            </w:pPr>
            <w:r>
              <w:rPr>
                <w:rFonts w:ascii="Calibri" w:hAnsi="Calibri"/>
              </w:rPr>
              <w:t>RW</w:t>
            </w:r>
          </w:p>
        </w:tc>
        <w:tc>
          <w:tcPr>
            <w:tcW w:w="0" w:type="auto"/>
          </w:tcPr>
          <w:p w:rsidR="00140CC2" w:rsidRDefault="00140CC2">
            <w:r w:rsidRPr="00BF53D3">
              <w:rPr>
                <w:rFonts w:ascii="Calibri" w:hAnsi="Calibri"/>
              </w:rPr>
              <w:t>RW*</w:t>
            </w:r>
          </w:p>
        </w:tc>
      </w:tr>
      <w:tr w:rsidR="00140CC2" w:rsidRPr="00850318" w:rsidTr="00A42C5F">
        <w:trPr>
          <w:cantSplit/>
        </w:trPr>
        <w:tc>
          <w:tcPr>
            <w:tcW w:w="0" w:type="auto"/>
            <w:shd w:val="clear" w:color="auto" w:fill="auto"/>
          </w:tcPr>
          <w:p w:rsidR="00140CC2" w:rsidRPr="00850318" w:rsidRDefault="00140CC2">
            <w:pPr>
              <w:spacing w:after="120"/>
              <w:rPr>
                <w:rFonts w:ascii="Calibri" w:hAnsi="Calibri"/>
                <w:color w:val="000000"/>
              </w:rPr>
            </w:pPr>
            <w:r>
              <w:rPr>
                <w:rFonts w:ascii="Calibri" w:hAnsi="Calibri"/>
                <w:color w:val="000000"/>
              </w:rPr>
              <w:t>PEGG0BA</w:t>
            </w:r>
          </w:p>
        </w:tc>
        <w:tc>
          <w:tcPr>
            <w:tcW w:w="0" w:type="auto"/>
            <w:shd w:val="clear" w:color="auto" w:fill="auto"/>
          </w:tcPr>
          <w:p w:rsidR="00140CC2" w:rsidRDefault="00140CC2">
            <w:pPr>
              <w:spacing w:after="120"/>
              <w:rPr>
                <w:rFonts w:ascii="Calibri" w:hAnsi="Calibri"/>
              </w:rPr>
            </w:pPr>
            <w:r>
              <w:rPr>
                <w:rFonts w:ascii="Calibri" w:hAnsi="Calibri"/>
              </w:rPr>
              <w:t>0xFEBF F095</w:t>
            </w:r>
          </w:p>
          <w:p w:rsidR="00140CC2" w:rsidRDefault="00140CC2">
            <w:pPr>
              <w:rPr>
                <w:rFonts w:ascii="Calibri" w:hAnsi="Calibri"/>
                <w:color w:val="000000"/>
              </w:rPr>
            </w:pPr>
            <w:r>
              <w:rPr>
                <w:rFonts w:ascii="Calibri" w:hAnsi="Calibri"/>
                <w:color w:val="000000"/>
              </w:rPr>
              <w:t>PEGG0BA.G0BASE = 0xFEBFF</w:t>
            </w:r>
          </w:p>
          <w:p w:rsidR="00140CC2" w:rsidRDefault="00140CC2">
            <w:pPr>
              <w:rPr>
                <w:rFonts w:ascii="Calibri" w:hAnsi="Calibri"/>
                <w:color w:val="000000"/>
              </w:rPr>
            </w:pPr>
            <w:r>
              <w:rPr>
                <w:rFonts w:ascii="Calibri" w:hAnsi="Calibri"/>
                <w:color w:val="000000"/>
              </w:rPr>
              <w:t>PEGG0BA.G0SP3 = 1</w:t>
            </w:r>
          </w:p>
          <w:p w:rsidR="00140CC2" w:rsidRDefault="00140CC2">
            <w:pPr>
              <w:rPr>
                <w:rFonts w:ascii="Calibri" w:hAnsi="Calibri"/>
                <w:color w:val="000000"/>
              </w:rPr>
            </w:pPr>
            <w:r>
              <w:rPr>
                <w:rFonts w:ascii="Calibri" w:hAnsi="Calibri"/>
                <w:color w:val="000000"/>
              </w:rPr>
              <w:t>PEGG0BA.G0SP2 = 0</w:t>
            </w:r>
          </w:p>
          <w:p w:rsidR="00140CC2" w:rsidRDefault="00140CC2">
            <w:pPr>
              <w:rPr>
                <w:rFonts w:ascii="Calibri" w:hAnsi="Calibri"/>
                <w:color w:val="000000"/>
              </w:rPr>
            </w:pPr>
            <w:r>
              <w:rPr>
                <w:rFonts w:ascii="Calibri" w:hAnsi="Calibri"/>
                <w:color w:val="000000"/>
              </w:rPr>
              <w:t>PEGG0BA.G0SP1 = 0</w:t>
            </w:r>
          </w:p>
          <w:p w:rsidR="00140CC2" w:rsidRDefault="00140CC2">
            <w:pPr>
              <w:rPr>
                <w:rFonts w:ascii="Calibri" w:hAnsi="Calibri"/>
                <w:color w:val="000000"/>
              </w:rPr>
            </w:pPr>
            <w:r>
              <w:rPr>
                <w:rFonts w:ascii="Calibri" w:hAnsi="Calibri"/>
                <w:color w:val="000000"/>
              </w:rPr>
              <w:t>PEGG0BA.G0SP0 = 1</w:t>
            </w:r>
          </w:p>
          <w:p w:rsidR="00140CC2" w:rsidRDefault="00140CC2">
            <w:pPr>
              <w:rPr>
                <w:rFonts w:ascii="Calibri" w:hAnsi="Calibri"/>
                <w:color w:val="000000"/>
              </w:rPr>
            </w:pPr>
            <w:r>
              <w:rPr>
                <w:rFonts w:ascii="Calibri" w:hAnsi="Calibri"/>
                <w:color w:val="000000"/>
              </w:rPr>
              <w:t>PEGG0BA.G0WR = 1</w:t>
            </w:r>
          </w:p>
          <w:p w:rsidR="00140CC2" w:rsidRDefault="00140CC2">
            <w:pPr>
              <w:rPr>
                <w:rFonts w:ascii="Calibri" w:hAnsi="Calibri"/>
                <w:color w:val="000000"/>
              </w:rPr>
            </w:pPr>
            <w:r>
              <w:rPr>
                <w:rFonts w:ascii="Calibri" w:hAnsi="Calibri"/>
                <w:color w:val="000000"/>
              </w:rPr>
              <w:t>PEGG0BA.G0RD = 0</w:t>
            </w:r>
          </w:p>
          <w:p w:rsidR="00140CC2" w:rsidRPr="00850318" w:rsidRDefault="00140CC2">
            <w:pPr>
              <w:rPr>
                <w:rFonts w:ascii="Calibri" w:hAnsi="Calibri"/>
                <w:color w:val="000000"/>
              </w:rPr>
            </w:pPr>
            <w:r>
              <w:rPr>
                <w:rFonts w:ascii="Calibri" w:hAnsi="Calibri"/>
                <w:color w:val="000000"/>
              </w:rPr>
              <w:t>PEGG0BA.G0EN = 1</w:t>
            </w:r>
          </w:p>
        </w:tc>
        <w:tc>
          <w:tcPr>
            <w:tcW w:w="0" w:type="auto"/>
            <w:shd w:val="clear" w:color="auto" w:fill="auto"/>
          </w:tcPr>
          <w:p w:rsidR="00140CC2" w:rsidRDefault="00140CC2">
            <w:pPr>
              <w:spacing w:after="120"/>
              <w:rPr>
                <w:rFonts w:ascii="Calibri" w:hAnsi="Calibri"/>
              </w:rPr>
            </w:pPr>
          </w:p>
          <w:p w:rsidR="00140CC2" w:rsidRPr="00223DB2" w:rsidRDefault="00140CC2">
            <w:pPr>
              <w:spacing w:after="120"/>
              <w:rPr>
                <w:rFonts w:ascii="Calibri" w:hAnsi="Calibri"/>
              </w:rPr>
            </w:pPr>
            <w:r w:rsidRPr="00223DB2">
              <w:rPr>
                <w:rFonts w:ascii="Calibri" w:hAnsi="Calibri"/>
              </w:rPr>
              <w:t>Initialized to Local RAM start address</w:t>
            </w:r>
            <w:r>
              <w:rPr>
                <w:rFonts w:ascii="Calibri" w:hAnsi="Calibri"/>
              </w:rPr>
              <w:t xml:space="preserve"> in high order 20 bits</w:t>
            </w:r>
            <w:r w:rsidRPr="00223DB2">
              <w:rPr>
                <w:rFonts w:ascii="Calibri" w:hAnsi="Calibri"/>
              </w:rPr>
              <w:t xml:space="preserve">.  </w:t>
            </w:r>
          </w:p>
          <w:p w:rsidR="00140CC2" w:rsidRPr="00677460" w:rsidRDefault="00140CC2">
            <w:pPr>
              <w:spacing w:after="120"/>
              <w:rPr>
                <w:rFonts w:ascii="Calibri" w:hAnsi="Calibri"/>
              </w:rPr>
            </w:pPr>
            <w:r>
              <w:rPr>
                <w:rFonts w:ascii="Calibri" w:hAnsi="Calibri"/>
              </w:rPr>
              <w:t>Write a</w:t>
            </w:r>
            <w:r w:rsidRPr="00677460">
              <w:rPr>
                <w:rFonts w:ascii="Calibri" w:hAnsi="Calibri"/>
              </w:rPr>
              <w:t xml:space="preserve">ccess allowed for SPID 3 and SPID </w:t>
            </w:r>
            <w:r>
              <w:rPr>
                <w:rFonts w:ascii="Calibri" w:hAnsi="Calibri"/>
              </w:rPr>
              <w:t>0</w:t>
            </w:r>
            <w:r w:rsidRPr="00677460">
              <w:rPr>
                <w:rFonts w:ascii="Calibri" w:hAnsi="Calibri"/>
              </w:rPr>
              <w:t xml:space="preserve">. </w:t>
            </w:r>
            <w:r>
              <w:rPr>
                <w:rFonts w:ascii="Calibri" w:hAnsi="Calibri"/>
              </w:rPr>
              <w:t xml:space="preserve">Write </w:t>
            </w:r>
            <w:r w:rsidRPr="00677460">
              <w:rPr>
                <w:rFonts w:ascii="Calibri" w:hAnsi="Calibri"/>
              </w:rPr>
              <w:t>Acc</w:t>
            </w:r>
            <w:r>
              <w:rPr>
                <w:rFonts w:ascii="Calibri" w:hAnsi="Calibri"/>
              </w:rPr>
              <w:t>ess not allowed for SPID 2 and 1</w:t>
            </w:r>
            <w:r w:rsidRPr="00677460">
              <w:rPr>
                <w:rFonts w:ascii="Calibri" w:hAnsi="Calibri"/>
              </w:rPr>
              <w:t xml:space="preserve">. </w:t>
            </w:r>
          </w:p>
        </w:tc>
        <w:tc>
          <w:tcPr>
            <w:tcW w:w="0" w:type="auto"/>
          </w:tcPr>
          <w:p w:rsidR="00140CC2" w:rsidRDefault="00140CC2">
            <w:pPr>
              <w:spacing w:after="120"/>
              <w:rPr>
                <w:rFonts w:ascii="Calibri" w:hAnsi="Calibri"/>
              </w:rPr>
            </w:pPr>
            <w:r>
              <w:rPr>
                <w:rFonts w:ascii="Calibri" w:hAnsi="Calibri"/>
              </w:rPr>
              <w:t>RW</w:t>
            </w:r>
          </w:p>
        </w:tc>
        <w:tc>
          <w:tcPr>
            <w:tcW w:w="0" w:type="auto"/>
          </w:tcPr>
          <w:p w:rsidR="00140CC2" w:rsidRDefault="00140CC2">
            <w:r w:rsidRPr="00BF53D3">
              <w:rPr>
                <w:rFonts w:ascii="Calibri" w:hAnsi="Calibri"/>
              </w:rPr>
              <w:t>RW*</w:t>
            </w:r>
          </w:p>
        </w:tc>
      </w:tr>
      <w:tr w:rsidR="00140CC2" w:rsidRPr="00850318" w:rsidTr="00A42C5F">
        <w:trPr>
          <w:cantSplit/>
        </w:trPr>
        <w:tc>
          <w:tcPr>
            <w:tcW w:w="0" w:type="auto"/>
            <w:shd w:val="clear" w:color="auto" w:fill="auto"/>
          </w:tcPr>
          <w:p w:rsidR="00140CC2" w:rsidRDefault="00140CC2">
            <w:pPr>
              <w:spacing w:after="120"/>
              <w:rPr>
                <w:rFonts w:ascii="Calibri" w:hAnsi="Calibri"/>
                <w:color w:val="000000"/>
              </w:rPr>
            </w:pPr>
            <w:r>
              <w:rPr>
                <w:rFonts w:ascii="Calibri" w:hAnsi="Calibri"/>
                <w:color w:val="000000"/>
              </w:rPr>
              <w:t>PEGG0MK</w:t>
            </w:r>
          </w:p>
        </w:tc>
        <w:tc>
          <w:tcPr>
            <w:tcW w:w="0" w:type="auto"/>
            <w:shd w:val="clear" w:color="auto" w:fill="auto"/>
          </w:tcPr>
          <w:p w:rsidR="00140CC2" w:rsidRDefault="00140CC2">
            <w:pPr>
              <w:spacing w:after="120"/>
              <w:rPr>
                <w:rFonts w:ascii="Calibri" w:hAnsi="Calibri"/>
              </w:rPr>
            </w:pPr>
            <w:r>
              <w:rPr>
                <w:rFonts w:ascii="Calibri" w:hAnsi="Calibri"/>
              </w:rPr>
              <w:t>0x0000 0000</w:t>
            </w:r>
          </w:p>
          <w:p w:rsidR="00140CC2" w:rsidRDefault="00140CC2">
            <w:pPr>
              <w:spacing w:after="120"/>
              <w:rPr>
                <w:rFonts w:ascii="Calibri" w:hAnsi="Calibri"/>
              </w:rPr>
            </w:pPr>
            <w:r>
              <w:rPr>
                <w:rFonts w:ascii="Calibri" w:hAnsi="Calibri"/>
              </w:rPr>
              <w:t>PEGG0MK.G0MASK = 0x00000</w:t>
            </w:r>
          </w:p>
        </w:tc>
        <w:tc>
          <w:tcPr>
            <w:tcW w:w="0" w:type="auto"/>
            <w:shd w:val="clear" w:color="auto" w:fill="auto"/>
          </w:tcPr>
          <w:p w:rsidR="00140CC2" w:rsidRPr="00F93E58" w:rsidRDefault="00140CC2">
            <w:pPr>
              <w:spacing w:after="120"/>
              <w:rPr>
                <w:rFonts w:ascii="Calibri" w:hAnsi="Calibri"/>
                <w:color w:val="FF0000"/>
              </w:rPr>
            </w:pPr>
            <w:r w:rsidRPr="001F49CB">
              <w:rPr>
                <w:rFonts w:ascii="Calibri" w:hAnsi="Calibri"/>
                <w:color w:val="000000"/>
              </w:rPr>
              <w:t xml:space="preserve">This memory region consists of one 4Kbyte block so a zero mask makes all 20 bits of the G0BASE field of PEGG0BA significant. </w:t>
            </w:r>
          </w:p>
        </w:tc>
        <w:tc>
          <w:tcPr>
            <w:tcW w:w="0" w:type="auto"/>
          </w:tcPr>
          <w:p w:rsidR="00140CC2" w:rsidRDefault="00140CC2">
            <w:pPr>
              <w:spacing w:after="120"/>
              <w:rPr>
                <w:rFonts w:ascii="Calibri" w:hAnsi="Calibri"/>
              </w:rPr>
            </w:pPr>
            <w:r>
              <w:rPr>
                <w:rFonts w:ascii="Calibri" w:hAnsi="Calibri"/>
              </w:rPr>
              <w:t>RW</w:t>
            </w:r>
          </w:p>
        </w:tc>
        <w:tc>
          <w:tcPr>
            <w:tcW w:w="0" w:type="auto"/>
          </w:tcPr>
          <w:p w:rsidR="00140CC2" w:rsidRDefault="00140CC2">
            <w:r w:rsidRPr="00BF53D3">
              <w:rPr>
                <w:rFonts w:ascii="Calibri" w:hAnsi="Calibri"/>
              </w:rPr>
              <w:t>RW*</w:t>
            </w:r>
          </w:p>
        </w:tc>
      </w:tr>
      <w:tr w:rsidR="00140CC2" w:rsidRPr="00850318" w:rsidTr="00A42C5F">
        <w:trPr>
          <w:cantSplit/>
        </w:trPr>
        <w:tc>
          <w:tcPr>
            <w:tcW w:w="0" w:type="auto"/>
            <w:shd w:val="clear" w:color="auto" w:fill="auto"/>
          </w:tcPr>
          <w:p w:rsidR="00140CC2" w:rsidRPr="00850318" w:rsidRDefault="00140CC2">
            <w:pPr>
              <w:spacing w:after="120"/>
              <w:rPr>
                <w:rFonts w:ascii="Calibri" w:hAnsi="Calibri"/>
                <w:color w:val="000000"/>
              </w:rPr>
            </w:pPr>
            <w:r>
              <w:rPr>
                <w:rFonts w:ascii="Calibri" w:hAnsi="Calibri"/>
                <w:color w:val="000000"/>
              </w:rPr>
              <w:lastRenderedPageBreak/>
              <w:t>PEGG1BA</w:t>
            </w:r>
          </w:p>
        </w:tc>
        <w:tc>
          <w:tcPr>
            <w:tcW w:w="0" w:type="auto"/>
            <w:shd w:val="clear" w:color="auto" w:fill="auto"/>
          </w:tcPr>
          <w:p w:rsidR="00140CC2" w:rsidRDefault="00140CC2">
            <w:pPr>
              <w:spacing w:after="120"/>
              <w:rPr>
                <w:rFonts w:ascii="Calibri" w:hAnsi="Calibri"/>
              </w:rPr>
            </w:pPr>
            <w:r>
              <w:rPr>
                <w:rFonts w:ascii="Calibri" w:hAnsi="Calibri"/>
              </w:rPr>
              <w:t>0xFEBE 00D3</w:t>
            </w:r>
          </w:p>
          <w:p w:rsidR="00140CC2" w:rsidRDefault="00140CC2">
            <w:pPr>
              <w:rPr>
                <w:rFonts w:ascii="Calibri" w:hAnsi="Calibri"/>
                <w:color w:val="000000"/>
              </w:rPr>
            </w:pPr>
            <w:r>
              <w:rPr>
                <w:rFonts w:ascii="Calibri" w:hAnsi="Calibri"/>
                <w:color w:val="000000"/>
              </w:rPr>
              <w:t>PEGG1BA.G1BASE = 0xFEBE0</w:t>
            </w:r>
          </w:p>
          <w:p w:rsidR="00140CC2" w:rsidRDefault="00140CC2">
            <w:pPr>
              <w:rPr>
                <w:rFonts w:ascii="Calibri" w:hAnsi="Calibri"/>
                <w:color w:val="000000"/>
              </w:rPr>
            </w:pPr>
            <w:r>
              <w:rPr>
                <w:rFonts w:ascii="Calibri" w:hAnsi="Calibri"/>
                <w:color w:val="000000"/>
              </w:rPr>
              <w:t>PEGG1BA.G1SP3 = 1</w:t>
            </w:r>
          </w:p>
          <w:p w:rsidR="00140CC2" w:rsidRDefault="00140CC2">
            <w:pPr>
              <w:rPr>
                <w:rFonts w:ascii="Calibri" w:hAnsi="Calibri"/>
                <w:color w:val="000000"/>
              </w:rPr>
            </w:pPr>
            <w:r>
              <w:rPr>
                <w:rFonts w:ascii="Calibri" w:hAnsi="Calibri"/>
                <w:color w:val="000000"/>
              </w:rPr>
              <w:t>PEGG1BA.G1SP2 = 1</w:t>
            </w:r>
          </w:p>
          <w:p w:rsidR="00140CC2" w:rsidRDefault="00140CC2">
            <w:pPr>
              <w:rPr>
                <w:rFonts w:ascii="Calibri" w:hAnsi="Calibri"/>
                <w:color w:val="000000"/>
              </w:rPr>
            </w:pPr>
            <w:r>
              <w:rPr>
                <w:rFonts w:ascii="Calibri" w:hAnsi="Calibri"/>
                <w:color w:val="000000"/>
              </w:rPr>
              <w:t>PEGG1BA.G1SP1 = 0</w:t>
            </w:r>
          </w:p>
          <w:p w:rsidR="00140CC2" w:rsidRDefault="00140CC2">
            <w:pPr>
              <w:rPr>
                <w:rFonts w:ascii="Calibri" w:hAnsi="Calibri"/>
                <w:color w:val="000000"/>
              </w:rPr>
            </w:pPr>
            <w:r>
              <w:rPr>
                <w:rFonts w:ascii="Calibri" w:hAnsi="Calibri"/>
                <w:color w:val="000000"/>
              </w:rPr>
              <w:t>PEGG1BA.G1SP0 = 1</w:t>
            </w:r>
          </w:p>
          <w:p w:rsidR="00140CC2" w:rsidRDefault="00140CC2">
            <w:pPr>
              <w:rPr>
                <w:rFonts w:ascii="Calibri" w:hAnsi="Calibri"/>
                <w:color w:val="000000"/>
              </w:rPr>
            </w:pPr>
            <w:r>
              <w:rPr>
                <w:rFonts w:ascii="Calibri" w:hAnsi="Calibri"/>
                <w:color w:val="000000"/>
              </w:rPr>
              <w:t>PEGG1BA.G1WR = 0</w:t>
            </w:r>
          </w:p>
          <w:p w:rsidR="00140CC2" w:rsidRDefault="00140CC2">
            <w:pPr>
              <w:rPr>
                <w:rFonts w:ascii="Calibri" w:hAnsi="Calibri"/>
                <w:color w:val="000000"/>
              </w:rPr>
            </w:pPr>
            <w:r>
              <w:rPr>
                <w:rFonts w:ascii="Calibri" w:hAnsi="Calibri"/>
                <w:color w:val="000000"/>
              </w:rPr>
              <w:t>PEGG1BA.G1RD = 1</w:t>
            </w:r>
          </w:p>
          <w:p w:rsidR="00140CC2" w:rsidRPr="00850318" w:rsidRDefault="00140CC2">
            <w:pPr>
              <w:rPr>
                <w:rFonts w:ascii="Calibri" w:hAnsi="Calibri"/>
              </w:rPr>
            </w:pPr>
            <w:r>
              <w:rPr>
                <w:rFonts w:ascii="Calibri" w:hAnsi="Calibri"/>
                <w:color w:val="000000"/>
              </w:rPr>
              <w:t>PEGG1BA.G1EN = 1</w:t>
            </w:r>
          </w:p>
        </w:tc>
        <w:tc>
          <w:tcPr>
            <w:tcW w:w="0" w:type="auto"/>
            <w:shd w:val="clear" w:color="auto" w:fill="auto"/>
          </w:tcPr>
          <w:p w:rsidR="00140CC2" w:rsidRDefault="00140CC2">
            <w:pPr>
              <w:spacing w:after="120"/>
              <w:rPr>
                <w:rFonts w:ascii="Calibri" w:hAnsi="Calibri"/>
              </w:rPr>
            </w:pPr>
          </w:p>
          <w:p w:rsidR="00140CC2" w:rsidRPr="00105781" w:rsidRDefault="00140CC2">
            <w:pPr>
              <w:spacing w:after="120"/>
              <w:rPr>
                <w:rFonts w:ascii="Calibri" w:hAnsi="Calibri"/>
              </w:rPr>
            </w:pPr>
            <w:r w:rsidRPr="00105781">
              <w:rPr>
                <w:rFonts w:ascii="Calibri" w:hAnsi="Calibri"/>
              </w:rPr>
              <w:t xml:space="preserve">Initialized to 128Kb Local RAM’s start address.  </w:t>
            </w:r>
          </w:p>
          <w:p w:rsidR="00140CC2" w:rsidRPr="00105781" w:rsidRDefault="00140CC2">
            <w:pPr>
              <w:spacing w:after="120"/>
              <w:rPr>
                <w:rFonts w:ascii="Calibri" w:hAnsi="Calibri"/>
              </w:rPr>
            </w:pPr>
            <w:r w:rsidRPr="00105781">
              <w:rPr>
                <w:rFonts w:ascii="Calibri" w:hAnsi="Calibri"/>
              </w:rPr>
              <w:t>Read access allowed for SPID 2</w:t>
            </w:r>
            <w:r>
              <w:rPr>
                <w:rFonts w:ascii="Calibri" w:hAnsi="Calibri"/>
              </w:rPr>
              <w:t>, SPID 3</w:t>
            </w:r>
            <w:r w:rsidRPr="00105781">
              <w:rPr>
                <w:rFonts w:ascii="Calibri" w:hAnsi="Calibri"/>
              </w:rPr>
              <w:t xml:space="preserve"> and SPID 0. Read Access not allowed for SPID 1.</w:t>
            </w:r>
          </w:p>
        </w:tc>
        <w:tc>
          <w:tcPr>
            <w:tcW w:w="0" w:type="auto"/>
          </w:tcPr>
          <w:p w:rsidR="00140CC2" w:rsidRDefault="00140CC2">
            <w:pPr>
              <w:spacing w:after="120"/>
              <w:rPr>
                <w:rFonts w:ascii="Calibri" w:hAnsi="Calibri"/>
              </w:rPr>
            </w:pPr>
            <w:r>
              <w:rPr>
                <w:rFonts w:ascii="Calibri" w:hAnsi="Calibri"/>
              </w:rPr>
              <w:t>RW</w:t>
            </w:r>
          </w:p>
        </w:tc>
        <w:tc>
          <w:tcPr>
            <w:tcW w:w="0" w:type="auto"/>
          </w:tcPr>
          <w:p w:rsidR="00140CC2" w:rsidRDefault="00140CC2">
            <w:r w:rsidRPr="00BF53D3">
              <w:rPr>
                <w:rFonts w:ascii="Calibri" w:hAnsi="Calibri"/>
              </w:rPr>
              <w:t>RW*</w:t>
            </w:r>
          </w:p>
        </w:tc>
      </w:tr>
      <w:tr w:rsidR="00140CC2" w:rsidRPr="00850318" w:rsidTr="00A42C5F">
        <w:trPr>
          <w:cantSplit/>
        </w:trPr>
        <w:tc>
          <w:tcPr>
            <w:tcW w:w="0" w:type="auto"/>
            <w:shd w:val="clear" w:color="auto" w:fill="auto"/>
          </w:tcPr>
          <w:p w:rsidR="00140CC2" w:rsidRPr="00850318" w:rsidRDefault="00140CC2">
            <w:pPr>
              <w:spacing w:after="120"/>
              <w:rPr>
                <w:rFonts w:ascii="Calibri" w:hAnsi="Calibri"/>
                <w:color w:val="000000"/>
              </w:rPr>
            </w:pPr>
            <w:r>
              <w:rPr>
                <w:rFonts w:ascii="Calibri" w:hAnsi="Calibri"/>
                <w:color w:val="000000"/>
              </w:rPr>
              <w:t>PEGG1MK</w:t>
            </w:r>
          </w:p>
        </w:tc>
        <w:tc>
          <w:tcPr>
            <w:tcW w:w="0" w:type="auto"/>
            <w:shd w:val="clear" w:color="auto" w:fill="auto"/>
          </w:tcPr>
          <w:p w:rsidR="00140CC2" w:rsidRDefault="00140CC2">
            <w:pPr>
              <w:spacing w:after="120"/>
              <w:rPr>
                <w:rFonts w:ascii="Calibri" w:hAnsi="Calibri"/>
                <w:color w:val="000000"/>
              </w:rPr>
            </w:pPr>
            <w:r>
              <w:rPr>
                <w:rFonts w:ascii="Calibri" w:hAnsi="Calibri"/>
                <w:color w:val="000000"/>
              </w:rPr>
              <w:t>0x0001 F000</w:t>
            </w:r>
          </w:p>
          <w:p w:rsidR="00140CC2" w:rsidRPr="00850318" w:rsidRDefault="00140CC2">
            <w:pPr>
              <w:rPr>
                <w:rFonts w:ascii="Calibri" w:hAnsi="Calibri"/>
                <w:color w:val="000000"/>
              </w:rPr>
            </w:pPr>
            <w:r>
              <w:rPr>
                <w:rFonts w:ascii="Calibri" w:hAnsi="Calibri"/>
              </w:rPr>
              <w:t>PEGG1MK.G1MASK = 0x0001F</w:t>
            </w:r>
          </w:p>
        </w:tc>
        <w:tc>
          <w:tcPr>
            <w:tcW w:w="0" w:type="auto"/>
            <w:shd w:val="clear" w:color="auto" w:fill="auto"/>
          </w:tcPr>
          <w:p w:rsidR="00140CC2" w:rsidRPr="00105781" w:rsidRDefault="00140CC2">
            <w:pPr>
              <w:spacing w:after="120"/>
              <w:rPr>
                <w:rFonts w:ascii="Calibri" w:hAnsi="Calibri"/>
              </w:rPr>
            </w:pPr>
            <w:r w:rsidRPr="00105781">
              <w:rPr>
                <w:rFonts w:ascii="Calibri" w:hAnsi="Calibri"/>
              </w:rPr>
              <w:t>With five mask bits set to one, only fifteen of</w:t>
            </w:r>
            <w:r>
              <w:rPr>
                <w:rFonts w:ascii="Calibri" w:hAnsi="Calibri"/>
              </w:rPr>
              <w:t xml:space="preserve"> the</w:t>
            </w:r>
            <w:r w:rsidRPr="00105781">
              <w:rPr>
                <w:rFonts w:ascii="Calibri" w:hAnsi="Calibri"/>
              </w:rPr>
              <w:t xml:space="preserve"> 20 bits of the G1BASE field of PEGG1BA are compared.  The entire local RAM is </w:t>
            </w:r>
            <w:r>
              <w:rPr>
                <w:rFonts w:ascii="Calibri" w:hAnsi="Calibri"/>
              </w:rPr>
              <w:t>made read accessible</w:t>
            </w:r>
            <w:r w:rsidRPr="00105781">
              <w:rPr>
                <w:rFonts w:ascii="Calibri" w:hAnsi="Calibri"/>
              </w:rPr>
              <w:t xml:space="preserve"> here</w:t>
            </w:r>
            <w:r>
              <w:rPr>
                <w:rFonts w:ascii="Calibri" w:hAnsi="Calibri"/>
              </w:rPr>
              <w:t xml:space="preserve"> since (32- 15 =) 17 bits addresses 128 Kbyte</w:t>
            </w:r>
            <w:r w:rsidRPr="00105781">
              <w:rPr>
                <w:rFonts w:ascii="Calibri" w:hAnsi="Calibri"/>
              </w:rPr>
              <w:t>.</w:t>
            </w:r>
            <w:r>
              <w:rPr>
                <w:rFonts w:ascii="Calibri" w:hAnsi="Calibri"/>
              </w:rPr>
              <w:t xml:space="preserve"> </w:t>
            </w:r>
            <w:r w:rsidRPr="00105781">
              <w:rPr>
                <w:rFonts w:ascii="Calibri" w:hAnsi="Calibri"/>
              </w:rPr>
              <w:t xml:space="preserve"> </w:t>
            </w:r>
          </w:p>
        </w:tc>
        <w:tc>
          <w:tcPr>
            <w:tcW w:w="0" w:type="auto"/>
          </w:tcPr>
          <w:p w:rsidR="00140CC2" w:rsidRDefault="00140CC2">
            <w:pPr>
              <w:spacing w:after="120"/>
              <w:rPr>
                <w:rFonts w:ascii="Calibri" w:hAnsi="Calibri"/>
              </w:rPr>
            </w:pPr>
            <w:r>
              <w:rPr>
                <w:rFonts w:ascii="Calibri" w:hAnsi="Calibri"/>
              </w:rPr>
              <w:t>RW</w:t>
            </w:r>
          </w:p>
        </w:tc>
        <w:tc>
          <w:tcPr>
            <w:tcW w:w="0" w:type="auto"/>
          </w:tcPr>
          <w:p w:rsidR="00140CC2" w:rsidRDefault="00140CC2">
            <w:r w:rsidRPr="00BF53D3">
              <w:rPr>
                <w:rFonts w:ascii="Calibri" w:hAnsi="Calibri"/>
              </w:rPr>
              <w:t>RW*</w:t>
            </w:r>
          </w:p>
        </w:tc>
      </w:tr>
      <w:tr w:rsidR="00140CC2" w:rsidRPr="00850318" w:rsidTr="00A42C5F">
        <w:trPr>
          <w:cantSplit/>
          <w:trHeight w:val="503"/>
        </w:trPr>
        <w:tc>
          <w:tcPr>
            <w:tcW w:w="0" w:type="auto"/>
            <w:shd w:val="clear" w:color="auto" w:fill="auto"/>
          </w:tcPr>
          <w:p w:rsidR="00140CC2" w:rsidRPr="00850318" w:rsidRDefault="00140CC2">
            <w:pPr>
              <w:spacing w:after="120"/>
              <w:rPr>
                <w:rFonts w:ascii="Calibri" w:hAnsi="Calibri"/>
                <w:color w:val="000000"/>
              </w:rPr>
            </w:pPr>
            <w:r>
              <w:rPr>
                <w:rFonts w:ascii="Calibri" w:hAnsi="Calibri"/>
                <w:color w:val="000000"/>
              </w:rPr>
              <w:t>PEGG2BA</w:t>
            </w:r>
          </w:p>
        </w:tc>
        <w:tc>
          <w:tcPr>
            <w:tcW w:w="0" w:type="auto"/>
            <w:shd w:val="clear" w:color="auto" w:fill="auto"/>
          </w:tcPr>
          <w:p w:rsidR="00140CC2" w:rsidRDefault="00140CC2">
            <w:pPr>
              <w:spacing w:after="120"/>
              <w:rPr>
                <w:rFonts w:ascii="Calibri" w:hAnsi="Calibri"/>
                <w:color w:val="000000"/>
              </w:rPr>
            </w:pPr>
            <w:r>
              <w:rPr>
                <w:rFonts w:ascii="Calibri" w:hAnsi="Calibri"/>
                <w:color w:val="000000"/>
              </w:rPr>
              <w:t>0</w:t>
            </w:r>
          </w:p>
        </w:tc>
        <w:tc>
          <w:tcPr>
            <w:tcW w:w="0" w:type="auto"/>
            <w:shd w:val="clear" w:color="auto" w:fill="auto"/>
          </w:tcPr>
          <w:p w:rsidR="00140CC2" w:rsidRPr="00607227" w:rsidRDefault="00140CC2">
            <w:pPr>
              <w:spacing w:after="120"/>
              <w:rPr>
                <w:rFonts w:ascii="Calibri" w:hAnsi="Calibri"/>
              </w:rPr>
            </w:pPr>
            <w:r w:rsidRPr="00607227">
              <w:rPr>
                <w:rFonts w:ascii="Calibri" w:hAnsi="Calibri"/>
              </w:rPr>
              <w:t>Set to or allow to remain at the value of zero established by reset.</w:t>
            </w:r>
          </w:p>
        </w:tc>
        <w:tc>
          <w:tcPr>
            <w:tcW w:w="0" w:type="auto"/>
          </w:tcPr>
          <w:p w:rsidR="00140CC2" w:rsidRDefault="00140CC2">
            <w:pPr>
              <w:spacing w:after="120"/>
              <w:rPr>
                <w:rFonts w:ascii="Calibri" w:hAnsi="Calibri"/>
              </w:rPr>
            </w:pPr>
            <w:r>
              <w:rPr>
                <w:rFonts w:ascii="Calibri" w:hAnsi="Calibri"/>
              </w:rPr>
              <w:t>RW</w:t>
            </w:r>
          </w:p>
        </w:tc>
        <w:tc>
          <w:tcPr>
            <w:tcW w:w="0" w:type="auto"/>
          </w:tcPr>
          <w:p w:rsidR="00140CC2" w:rsidRDefault="00140CC2">
            <w:r w:rsidRPr="00BF53D3">
              <w:rPr>
                <w:rFonts w:ascii="Calibri" w:hAnsi="Calibri"/>
              </w:rPr>
              <w:t>RW*</w:t>
            </w:r>
          </w:p>
        </w:tc>
      </w:tr>
      <w:tr w:rsidR="00140CC2" w:rsidRPr="00850318" w:rsidTr="00A42C5F">
        <w:trPr>
          <w:cantSplit/>
        </w:trPr>
        <w:tc>
          <w:tcPr>
            <w:tcW w:w="0" w:type="auto"/>
            <w:shd w:val="clear" w:color="auto" w:fill="auto"/>
          </w:tcPr>
          <w:p w:rsidR="00140CC2" w:rsidRPr="00850318" w:rsidRDefault="00140CC2">
            <w:pPr>
              <w:spacing w:after="120"/>
              <w:rPr>
                <w:rFonts w:ascii="Calibri" w:hAnsi="Calibri"/>
                <w:color w:val="000000"/>
              </w:rPr>
            </w:pPr>
            <w:r>
              <w:rPr>
                <w:rFonts w:ascii="Calibri" w:hAnsi="Calibri"/>
                <w:color w:val="000000"/>
              </w:rPr>
              <w:t>PEGG2MK</w:t>
            </w:r>
          </w:p>
        </w:tc>
        <w:tc>
          <w:tcPr>
            <w:tcW w:w="0" w:type="auto"/>
            <w:shd w:val="clear" w:color="auto" w:fill="auto"/>
          </w:tcPr>
          <w:p w:rsidR="00140CC2" w:rsidRDefault="00140CC2">
            <w:pPr>
              <w:spacing w:after="120"/>
              <w:rPr>
                <w:rFonts w:ascii="Calibri" w:hAnsi="Calibri"/>
                <w:color w:val="000000"/>
              </w:rPr>
            </w:pPr>
            <w:r>
              <w:rPr>
                <w:rFonts w:ascii="Calibri" w:hAnsi="Calibri"/>
                <w:color w:val="000000"/>
              </w:rPr>
              <w:t>0</w:t>
            </w:r>
          </w:p>
        </w:tc>
        <w:tc>
          <w:tcPr>
            <w:tcW w:w="0" w:type="auto"/>
            <w:shd w:val="clear" w:color="auto" w:fill="auto"/>
          </w:tcPr>
          <w:p w:rsidR="00140CC2" w:rsidRPr="00607227" w:rsidRDefault="00140CC2">
            <w:pPr>
              <w:spacing w:after="120"/>
              <w:rPr>
                <w:rFonts w:ascii="Calibri" w:hAnsi="Calibri"/>
              </w:rPr>
            </w:pPr>
            <w:r w:rsidRPr="00607227">
              <w:rPr>
                <w:rFonts w:ascii="Calibri" w:hAnsi="Calibri"/>
              </w:rPr>
              <w:t>Set to or allow to remain at the value of zero established by reset.</w:t>
            </w:r>
          </w:p>
        </w:tc>
        <w:tc>
          <w:tcPr>
            <w:tcW w:w="0" w:type="auto"/>
          </w:tcPr>
          <w:p w:rsidR="00140CC2" w:rsidRDefault="00140CC2">
            <w:pPr>
              <w:spacing w:after="120"/>
              <w:rPr>
                <w:rFonts w:ascii="Calibri" w:hAnsi="Calibri"/>
              </w:rPr>
            </w:pPr>
            <w:r>
              <w:rPr>
                <w:rFonts w:ascii="Calibri" w:hAnsi="Calibri"/>
              </w:rPr>
              <w:t>RW</w:t>
            </w:r>
          </w:p>
        </w:tc>
        <w:tc>
          <w:tcPr>
            <w:tcW w:w="0" w:type="auto"/>
          </w:tcPr>
          <w:p w:rsidR="00140CC2" w:rsidRDefault="00140CC2">
            <w:r w:rsidRPr="00BF53D3">
              <w:rPr>
                <w:rFonts w:ascii="Calibri" w:hAnsi="Calibri"/>
              </w:rPr>
              <w:t>RW*</w:t>
            </w:r>
          </w:p>
        </w:tc>
      </w:tr>
      <w:tr w:rsidR="00140CC2" w:rsidRPr="00850318" w:rsidTr="00A42C5F">
        <w:trPr>
          <w:cantSplit/>
        </w:trPr>
        <w:tc>
          <w:tcPr>
            <w:tcW w:w="0" w:type="auto"/>
            <w:shd w:val="clear" w:color="auto" w:fill="auto"/>
          </w:tcPr>
          <w:p w:rsidR="00140CC2" w:rsidRPr="00850318" w:rsidRDefault="00140CC2">
            <w:pPr>
              <w:spacing w:after="120"/>
              <w:rPr>
                <w:rFonts w:ascii="Calibri" w:hAnsi="Calibri"/>
                <w:color w:val="000000"/>
              </w:rPr>
            </w:pPr>
            <w:r>
              <w:rPr>
                <w:rFonts w:ascii="Calibri" w:hAnsi="Calibri"/>
                <w:color w:val="000000"/>
              </w:rPr>
              <w:t>PEGG3BA</w:t>
            </w:r>
          </w:p>
        </w:tc>
        <w:tc>
          <w:tcPr>
            <w:tcW w:w="0" w:type="auto"/>
            <w:shd w:val="clear" w:color="auto" w:fill="auto"/>
          </w:tcPr>
          <w:p w:rsidR="00140CC2" w:rsidRDefault="00140CC2">
            <w:pPr>
              <w:spacing w:after="120"/>
              <w:rPr>
                <w:rFonts w:ascii="Calibri" w:hAnsi="Calibri"/>
                <w:color w:val="000000"/>
              </w:rPr>
            </w:pPr>
            <w:r>
              <w:rPr>
                <w:rFonts w:ascii="Calibri" w:hAnsi="Calibri"/>
                <w:color w:val="000000"/>
              </w:rPr>
              <w:t>0</w:t>
            </w:r>
          </w:p>
        </w:tc>
        <w:tc>
          <w:tcPr>
            <w:tcW w:w="0" w:type="auto"/>
            <w:shd w:val="clear" w:color="auto" w:fill="auto"/>
          </w:tcPr>
          <w:p w:rsidR="00140CC2" w:rsidRPr="00607227" w:rsidRDefault="00140CC2">
            <w:pPr>
              <w:spacing w:after="120"/>
              <w:rPr>
                <w:rFonts w:ascii="Calibri" w:hAnsi="Calibri"/>
              </w:rPr>
            </w:pPr>
            <w:r w:rsidRPr="00607227">
              <w:rPr>
                <w:rFonts w:ascii="Calibri" w:hAnsi="Calibri"/>
              </w:rPr>
              <w:t>Set to or allow to remain at the value of zero established by reset.</w:t>
            </w:r>
          </w:p>
        </w:tc>
        <w:tc>
          <w:tcPr>
            <w:tcW w:w="0" w:type="auto"/>
          </w:tcPr>
          <w:p w:rsidR="00140CC2" w:rsidRDefault="00140CC2">
            <w:pPr>
              <w:spacing w:after="120"/>
              <w:rPr>
                <w:rFonts w:ascii="Calibri" w:hAnsi="Calibri"/>
              </w:rPr>
            </w:pPr>
            <w:r>
              <w:rPr>
                <w:rFonts w:ascii="Calibri" w:hAnsi="Calibri"/>
              </w:rPr>
              <w:t>RW</w:t>
            </w:r>
          </w:p>
        </w:tc>
        <w:tc>
          <w:tcPr>
            <w:tcW w:w="0" w:type="auto"/>
          </w:tcPr>
          <w:p w:rsidR="00140CC2" w:rsidRDefault="00140CC2">
            <w:r w:rsidRPr="00BF53D3">
              <w:rPr>
                <w:rFonts w:ascii="Calibri" w:hAnsi="Calibri"/>
              </w:rPr>
              <w:t>RW*</w:t>
            </w:r>
          </w:p>
        </w:tc>
      </w:tr>
      <w:tr w:rsidR="00140CC2" w:rsidRPr="00850318" w:rsidTr="00A42C5F">
        <w:trPr>
          <w:cantSplit/>
        </w:trPr>
        <w:tc>
          <w:tcPr>
            <w:tcW w:w="0" w:type="auto"/>
            <w:shd w:val="clear" w:color="auto" w:fill="auto"/>
          </w:tcPr>
          <w:p w:rsidR="00140CC2" w:rsidRPr="00850318" w:rsidRDefault="00140CC2">
            <w:pPr>
              <w:spacing w:after="120"/>
              <w:rPr>
                <w:rFonts w:ascii="Calibri" w:hAnsi="Calibri"/>
                <w:color w:val="000000"/>
              </w:rPr>
            </w:pPr>
            <w:r>
              <w:rPr>
                <w:rFonts w:ascii="Calibri" w:hAnsi="Calibri"/>
                <w:color w:val="000000"/>
              </w:rPr>
              <w:t>PEGG3MK</w:t>
            </w:r>
          </w:p>
        </w:tc>
        <w:tc>
          <w:tcPr>
            <w:tcW w:w="0" w:type="auto"/>
            <w:shd w:val="clear" w:color="auto" w:fill="auto"/>
          </w:tcPr>
          <w:p w:rsidR="00140CC2" w:rsidRDefault="00140CC2">
            <w:pPr>
              <w:spacing w:after="120"/>
              <w:rPr>
                <w:rFonts w:ascii="Calibri" w:hAnsi="Calibri"/>
                <w:color w:val="000000"/>
              </w:rPr>
            </w:pPr>
            <w:r>
              <w:rPr>
                <w:rFonts w:ascii="Calibri" w:hAnsi="Calibri"/>
                <w:color w:val="000000"/>
              </w:rPr>
              <w:t>0</w:t>
            </w:r>
          </w:p>
        </w:tc>
        <w:tc>
          <w:tcPr>
            <w:tcW w:w="0" w:type="auto"/>
            <w:shd w:val="clear" w:color="auto" w:fill="auto"/>
          </w:tcPr>
          <w:p w:rsidR="00140CC2" w:rsidRPr="00607227" w:rsidRDefault="00140CC2">
            <w:pPr>
              <w:spacing w:after="120"/>
              <w:rPr>
                <w:rFonts w:ascii="Calibri" w:hAnsi="Calibri"/>
              </w:rPr>
            </w:pPr>
            <w:r w:rsidRPr="00607227">
              <w:rPr>
                <w:rFonts w:ascii="Calibri" w:hAnsi="Calibri"/>
              </w:rPr>
              <w:t>Set to or allow to remain at the value of zero established by reset.</w:t>
            </w:r>
          </w:p>
        </w:tc>
        <w:tc>
          <w:tcPr>
            <w:tcW w:w="0" w:type="auto"/>
          </w:tcPr>
          <w:p w:rsidR="00140CC2" w:rsidRDefault="00140CC2">
            <w:pPr>
              <w:spacing w:after="120"/>
              <w:rPr>
                <w:rFonts w:ascii="Calibri" w:hAnsi="Calibri"/>
              </w:rPr>
            </w:pPr>
            <w:r>
              <w:rPr>
                <w:rFonts w:ascii="Calibri" w:hAnsi="Calibri"/>
              </w:rPr>
              <w:t>RW</w:t>
            </w:r>
          </w:p>
        </w:tc>
        <w:tc>
          <w:tcPr>
            <w:tcW w:w="0" w:type="auto"/>
          </w:tcPr>
          <w:p w:rsidR="00140CC2" w:rsidRDefault="00140CC2">
            <w:pPr>
              <w:spacing w:after="120"/>
              <w:rPr>
                <w:rFonts w:ascii="Calibri" w:hAnsi="Calibri"/>
              </w:rPr>
            </w:pPr>
            <w:r>
              <w:rPr>
                <w:rFonts w:ascii="Calibri" w:hAnsi="Calibri"/>
              </w:rPr>
              <w:t>RW*</w:t>
            </w:r>
          </w:p>
        </w:tc>
      </w:tr>
    </w:tbl>
    <w:p w:rsidR="00140CC2" w:rsidRPr="009D7170" w:rsidRDefault="00140CC2">
      <w:pPr>
        <w:rPr>
          <w:rFonts w:asciiTheme="minorHAnsi" w:hAnsiTheme="minorHAnsi"/>
          <w:color w:val="000000"/>
        </w:rPr>
      </w:pPr>
      <w:r w:rsidRPr="009D7170">
        <w:rPr>
          <w:rFonts w:asciiTheme="minorHAnsi" w:hAnsiTheme="minorHAnsi"/>
        </w:rPr>
        <w:t xml:space="preserve">* the access rights shown are the “after reset” defaults, these are modified by the value written to </w:t>
      </w:r>
      <w:r w:rsidRPr="009D7170">
        <w:rPr>
          <w:rFonts w:asciiTheme="minorHAnsi" w:hAnsiTheme="minorHAnsi"/>
          <w:color w:val="000000"/>
        </w:rPr>
        <w:t>IPGPMTUM4 as described in this document.</w:t>
      </w:r>
    </w:p>
    <w:p w:rsidR="00140CC2" w:rsidRDefault="00140CC2"/>
    <w:p w:rsidR="00140CC2" w:rsidRPr="00786F58" w:rsidRDefault="00140CC2">
      <w:pPr>
        <w:pStyle w:val="Heading5"/>
        <w:pPrChange w:id="37" w:author="Nexteer Employee" w:date="2016-04-05T17:47:00Z">
          <w:pPr>
            <w:pStyle w:val="Heading5"/>
            <w:numPr>
              <w:numId w:val="1"/>
            </w:numPr>
          </w:pPr>
        </w:pPrChange>
      </w:pPr>
      <w:r w:rsidRPr="00786F58">
        <w:t>Initialization (</w:t>
      </w:r>
      <w:r>
        <w:t>PegInin</w:t>
      </w:r>
      <w:r w:rsidRPr="00786F58">
        <w:t>)</w:t>
      </w:r>
    </w:p>
    <w:p w:rsidR="00140CC2" w:rsidRDefault="00140CC2">
      <w:pPr>
        <w:spacing w:after="120"/>
        <w:rPr>
          <w:rFonts w:ascii="Calibri" w:hAnsi="Calibri"/>
          <w:color w:val="000000"/>
        </w:rPr>
      </w:pPr>
      <w:r>
        <w:rPr>
          <w:rFonts w:ascii="Calibri" w:hAnsi="Calibri"/>
          <w:color w:val="000000"/>
        </w:rPr>
        <w:t xml:space="preserve">PEGG0MK = 0x0000 0000;  </w:t>
      </w:r>
      <w:r w:rsidRPr="00A854B8">
        <w:rPr>
          <w:rFonts w:ascii="Calibri" w:hAnsi="Calibri"/>
          <w:color w:val="00B050"/>
        </w:rPr>
        <w:t xml:space="preserve">//write each MK before the corresponding BA!!!  </w:t>
      </w:r>
    </w:p>
    <w:p w:rsidR="00140CC2" w:rsidRPr="009A2BD3" w:rsidRDefault="00140CC2">
      <w:pPr>
        <w:spacing w:after="120"/>
        <w:rPr>
          <w:rFonts w:ascii="Calibri" w:hAnsi="Calibri"/>
          <w:color w:val="000000"/>
        </w:rPr>
      </w:pPr>
      <w:r>
        <w:rPr>
          <w:rFonts w:ascii="Calibri" w:hAnsi="Calibri"/>
          <w:color w:val="000000"/>
        </w:rPr>
        <w:t xml:space="preserve">                                                </w:t>
      </w:r>
      <w:r w:rsidRPr="00A854B8">
        <w:rPr>
          <w:rFonts w:ascii="Calibri" w:hAnsi="Calibri"/>
          <w:color w:val="00B050"/>
        </w:rPr>
        <w:t>//side effect of writing PEGGnMK: it clears PEGGnBA.GnEN</w:t>
      </w:r>
    </w:p>
    <w:p w:rsidR="00140CC2" w:rsidRDefault="00140CC2">
      <w:pPr>
        <w:spacing w:after="120"/>
        <w:rPr>
          <w:rFonts w:ascii="Calibri" w:hAnsi="Calibri"/>
        </w:rPr>
      </w:pPr>
      <w:r>
        <w:rPr>
          <w:rFonts w:ascii="Calibri" w:hAnsi="Calibri"/>
          <w:color w:val="000000"/>
        </w:rPr>
        <w:t xml:space="preserve">PEGG0BA = </w:t>
      </w:r>
      <w:r>
        <w:rPr>
          <w:rFonts w:ascii="Calibri" w:hAnsi="Calibri"/>
        </w:rPr>
        <w:t>0xFEBF F095;</w:t>
      </w:r>
    </w:p>
    <w:p w:rsidR="00140CC2" w:rsidRPr="009A2BD3" w:rsidRDefault="00140CC2">
      <w:pPr>
        <w:spacing w:after="120"/>
        <w:rPr>
          <w:rFonts w:ascii="Calibri" w:hAnsi="Calibri"/>
          <w:color w:val="000000"/>
        </w:rPr>
      </w:pPr>
      <w:r>
        <w:rPr>
          <w:rFonts w:ascii="Calibri" w:hAnsi="Calibri"/>
          <w:color w:val="000000"/>
        </w:rPr>
        <w:t>PEGG1MK = 0x0001 F000;</w:t>
      </w:r>
    </w:p>
    <w:p w:rsidR="00140CC2" w:rsidRDefault="00140CC2">
      <w:pPr>
        <w:spacing w:after="120"/>
        <w:rPr>
          <w:rFonts w:ascii="Calibri" w:hAnsi="Calibri"/>
        </w:rPr>
      </w:pPr>
      <w:r>
        <w:rPr>
          <w:rFonts w:ascii="Calibri" w:hAnsi="Calibri"/>
          <w:color w:val="000000"/>
        </w:rPr>
        <w:t xml:space="preserve">PEGG1BA = </w:t>
      </w:r>
      <w:r>
        <w:rPr>
          <w:rFonts w:ascii="Calibri" w:hAnsi="Calibri"/>
        </w:rPr>
        <w:t>0xFEBE 00D3;</w:t>
      </w:r>
    </w:p>
    <w:p w:rsidR="00140CC2" w:rsidRPr="00FC6B23" w:rsidRDefault="00140CC2">
      <w:pPr>
        <w:spacing w:after="120"/>
        <w:rPr>
          <w:rFonts w:ascii="Calibri" w:hAnsi="Calibri"/>
          <w:color w:val="00B050"/>
        </w:rPr>
      </w:pPr>
      <w:r w:rsidRPr="003A6B76">
        <w:rPr>
          <w:rFonts w:ascii="Calibri" w:hAnsi="Calibri"/>
          <w:color w:val="00B050"/>
        </w:rPr>
        <w:t>//PEGG2MK = 0x0000 0000;  //</w:t>
      </w:r>
      <w:r w:rsidRPr="00FC6B23">
        <w:rPr>
          <w:rFonts w:ascii="Calibri" w:hAnsi="Calibri" w:cs="Arial"/>
          <w:color w:val="00B050"/>
          <w:szCs w:val="20"/>
        </w:rPr>
        <w:t xml:space="preserve"> no register write is required as default values are appropriate </w:t>
      </w:r>
    </w:p>
    <w:p w:rsidR="00140CC2" w:rsidRPr="003A6B76" w:rsidRDefault="00140CC2">
      <w:pPr>
        <w:spacing w:after="120"/>
        <w:rPr>
          <w:rFonts w:ascii="Calibri" w:hAnsi="Calibri"/>
          <w:color w:val="00B050"/>
        </w:rPr>
      </w:pPr>
      <w:r w:rsidRPr="003A6B76">
        <w:rPr>
          <w:rFonts w:ascii="Calibri" w:hAnsi="Calibri"/>
          <w:color w:val="00B050"/>
        </w:rPr>
        <w:t>//PEGG2BA = 0x0000 0000;   //</w:t>
      </w:r>
      <w:r w:rsidRPr="00FC6B23">
        <w:rPr>
          <w:rFonts w:ascii="Calibri" w:hAnsi="Calibri" w:cs="Arial"/>
          <w:color w:val="00B050"/>
          <w:szCs w:val="20"/>
        </w:rPr>
        <w:t xml:space="preserve"> </w:t>
      </w:r>
      <w:r w:rsidRPr="003A6B76">
        <w:rPr>
          <w:rFonts w:ascii="Calibri" w:hAnsi="Calibri" w:cs="Arial"/>
          <w:color w:val="00B050"/>
          <w:szCs w:val="20"/>
        </w:rPr>
        <w:t>no register write is required as default values are appropriate </w:t>
      </w:r>
    </w:p>
    <w:p w:rsidR="00140CC2" w:rsidRPr="003A6B76" w:rsidRDefault="00140CC2">
      <w:pPr>
        <w:spacing w:after="120"/>
        <w:rPr>
          <w:rFonts w:ascii="Calibri" w:hAnsi="Calibri"/>
          <w:color w:val="00B050"/>
        </w:rPr>
      </w:pPr>
      <w:r w:rsidRPr="003A6B76">
        <w:rPr>
          <w:rFonts w:ascii="Calibri" w:hAnsi="Calibri"/>
          <w:color w:val="00B050"/>
        </w:rPr>
        <w:t xml:space="preserve">//PEGG3MK = 0x0000 0000;  // </w:t>
      </w:r>
      <w:r w:rsidRPr="003A6B76">
        <w:rPr>
          <w:rFonts w:ascii="Calibri" w:hAnsi="Calibri" w:cs="Arial"/>
          <w:color w:val="00B050"/>
          <w:szCs w:val="20"/>
        </w:rPr>
        <w:t>no register write is required as default values are appropriate </w:t>
      </w:r>
    </w:p>
    <w:p w:rsidR="00140CC2" w:rsidRDefault="00140CC2">
      <w:pPr>
        <w:spacing w:after="120"/>
        <w:rPr>
          <w:rFonts w:ascii="Calibri" w:hAnsi="Calibri"/>
          <w:color w:val="00B050"/>
        </w:rPr>
      </w:pPr>
      <w:r w:rsidRPr="003A6B76">
        <w:rPr>
          <w:rFonts w:ascii="Calibri" w:hAnsi="Calibri"/>
          <w:color w:val="00B050"/>
        </w:rPr>
        <w:t xml:space="preserve">//PEGG3BA = 0x0000 0000;   // </w:t>
      </w:r>
      <w:r w:rsidRPr="003A6B76">
        <w:rPr>
          <w:rFonts w:ascii="Calibri" w:hAnsi="Calibri" w:cs="Arial"/>
          <w:color w:val="00B050"/>
          <w:szCs w:val="20"/>
        </w:rPr>
        <w:t>no register write is required as default values are appropriate </w:t>
      </w:r>
      <w:r w:rsidRPr="003A6B76">
        <w:rPr>
          <w:rFonts w:ascii="Calibri" w:hAnsi="Calibri"/>
          <w:color w:val="00B050"/>
        </w:rPr>
        <w:t xml:space="preserve"> </w:t>
      </w:r>
    </w:p>
    <w:p w:rsidR="00140CC2" w:rsidRDefault="00140CC2">
      <w:pPr>
        <w:spacing w:after="120"/>
        <w:rPr>
          <w:rFonts w:ascii="Calibri" w:hAnsi="Calibri"/>
          <w:color w:val="000000"/>
        </w:rPr>
      </w:pPr>
      <w:r>
        <w:rPr>
          <w:rFonts w:ascii="Calibri" w:hAnsi="Calibri"/>
          <w:color w:val="000000"/>
        </w:rPr>
        <w:t>PEGSP =    0x0001;  //enable PEG</w:t>
      </w:r>
    </w:p>
    <w:p w:rsidR="00140CC2" w:rsidRDefault="00140CC2">
      <w:pPr>
        <w:spacing w:after="120"/>
        <w:rPr>
          <w:rFonts w:ascii="Calibri" w:hAnsi="Calibri"/>
          <w:color w:val="000000"/>
        </w:rPr>
      </w:pPr>
    </w:p>
    <w:p w:rsidR="00140CC2" w:rsidRPr="00DF0819" w:rsidRDefault="00140CC2">
      <w:pPr>
        <w:pStyle w:val="Heading4"/>
        <w:pPrChange w:id="38" w:author="Nexteer Employee" w:date="2016-04-05T17:47:00Z">
          <w:pPr>
            <w:pStyle w:val="Heading4"/>
            <w:numPr>
              <w:numId w:val="1"/>
            </w:numPr>
          </w:pPr>
        </w:pPrChange>
      </w:pPr>
      <w:r w:rsidRPr="00DF0819">
        <w:lastRenderedPageBreak/>
        <w:t xml:space="preserve">Reference </w:t>
      </w:r>
    </w:p>
    <w:p w:rsidR="00140CC2" w:rsidRDefault="00140CC2">
      <w:pPr>
        <w:rPr>
          <w:noProof/>
        </w:rPr>
      </w:pPr>
      <w:r>
        <w:rPr>
          <w:noProof/>
        </w:rPr>
        <w:drawing>
          <wp:inline distT="0" distB="0" distL="0" distR="0" wp14:anchorId="3B191ECB" wp14:editId="4DBF19D4">
            <wp:extent cx="5486400" cy="3277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77870"/>
                    </a:xfrm>
                    <a:prstGeom prst="rect">
                      <a:avLst/>
                    </a:prstGeom>
                    <a:noFill/>
                    <a:ln>
                      <a:noFill/>
                    </a:ln>
                  </pic:spPr>
                </pic:pic>
              </a:graphicData>
            </a:graphic>
          </wp:inline>
        </w:drawing>
      </w:r>
    </w:p>
    <w:p w:rsidR="00140CC2" w:rsidRDefault="00140CC2">
      <w:r>
        <w:rPr>
          <w:noProof/>
        </w:rPr>
        <w:lastRenderedPageBreak/>
        <w:drawing>
          <wp:inline distT="0" distB="0" distL="0" distR="0" wp14:anchorId="374EA9D1" wp14:editId="5FD57B8F">
            <wp:extent cx="5486400" cy="4391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91025"/>
                    </a:xfrm>
                    <a:prstGeom prst="rect">
                      <a:avLst/>
                    </a:prstGeom>
                    <a:noFill/>
                    <a:ln>
                      <a:noFill/>
                    </a:ln>
                  </pic:spPr>
                </pic:pic>
              </a:graphicData>
            </a:graphic>
          </wp:inline>
        </w:drawing>
      </w:r>
    </w:p>
    <w:p w:rsidR="00140CC2" w:rsidRPr="00ED0528" w:rsidRDefault="00140CC2">
      <w:r>
        <w:rPr>
          <w:noProof/>
        </w:rPr>
        <w:lastRenderedPageBreak/>
        <w:drawing>
          <wp:inline distT="0" distB="0" distL="0" distR="0" wp14:anchorId="1BF2057A" wp14:editId="2EC8DBB5">
            <wp:extent cx="5486400" cy="6556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6556375"/>
                    </a:xfrm>
                    <a:prstGeom prst="rect">
                      <a:avLst/>
                    </a:prstGeom>
                    <a:noFill/>
                    <a:ln>
                      <a:noFill/>
                    </a:ln>
                  </pic:spPr>
                </pic:pic>
              </a:graphicData>
            </a:graphic>
          </wp:inline>
        </w:drawing>
      </w:r>
    </w:p>
    <w:p w:rsidR="00140CC2" w:rsidRDefault="00140CC2"/>
    <w:p w:rsidR="00140CC2" w:rsidRPr="00DF0819" w:rsidRDefault="00140CC2">
      <w:pPr>
        <w:pStyle w:val="Heading4"/>
        <w:pPrChange w:id="39" w:author="Nexteer Employee" w:date="2016-04-05T17:47:00Z">
          <w:pPr>
            <w:pStyle w:val="Heading4"/>
            <w:numPr>
              <w:numId w:val="1"/>
            </w:numPr>
          </w:pPr>
        </w:pPrChange>
      </w:pPr>
      <w:r w:rsidRPr="00DF0819">
        <w:t>Verification Method</w:t>
      </w:r>
    </w:p>
    <w:p w:rsidR="00140CC2" w:rsidRDefault="00140CC2" w:rsidP="00140CC2">
      <w:pPr>
        <w:jc w:val="both"/>
        <w:rPr>
          <w:rFonts w:ascii="Calibri" w:hAnsi="Calibri"/>
        </w:rPr>
      </w:pPr>
      <w:r>
        <w:rPr>
          <w:rFonts w:ascii="Calibri" w:hAnsi="Calibri"/>
        </w:rPr>
        <w:t>N/A</w:t>
      </w:r>
    </w:p>
    <w:p w:rsidR="00140CC2" w:rsidRDefault="00140CC2" w:rsidP="00140CC2">
      <w:pPr>
        <w:jc w:val="both"/>
        <w:rPr>
          <w:rFonts w:ascii="Calibri" w:hAnsi="Calibri"/>
        </w:rPr>
      </w:pPr>
    </w:p>
    <w:p w:rsidR="00140CC2" w:rsidRDefault="00140CC2" w:rsidP="00140CC2">
      <w:pPr>
        <w:jc w:val="both"/>
        <w:rPr>
          <w:rFonts w:ascii="Calibri" w:hAnsi="Calibri"/>
        </w:rPr>
      </w:pPr>
    </w:p>
    <w:p w:rsidR="00140CC2" w:rsidRDefault="00140CC2" w:rsidP="00140CC2">
      <w:pPr>
        <w:jc w:val="both"/>
        <w:rPr>
          <w:rFonts w:ascii="Calibri" w:hAnsi="Calibri"/>
        </w:rPr>
      </w:pPr>
    </w:p>
    <w:p w:rsidR="00140CC2" w:rsidRDefault="00140CC2" w:rsidP="00140CC2">
      <w:pPr>
        <w:jc w:val="both"/>
        <w:rPr>
          <w:rFonts w:ascii="Calibri" w:hAnsi="Calibri"/>
        </w:rPr>
      </w:pPr>
    </w:p>
    <w:p w:rsidR="00140CC2" w:rsidRDefault="00140CC2" w:rsidP="00140CC2">
      <w:pPr>
        <w:jc w:val="both"/>
        <w:rPr>
          <w:rFonts w:ascii="Calibri" w:hAnsi="Calibri"/>
        </w:rPr>
      </w:pPr>
    </w:p>
    <w:p w:rsidR="00140CC2" w:rsidRPr="000E2A7D" w:rsidRDefault="00140CC2">
      <w:pPr>
        <w:pStyle w:val="Heading3"/>
        <w:pPrChange w:id="40" w:author="Nexteer Employee" w:date="2016-04-05T17:47:00Z">
          <w:pPr>
            <w:pStyle w:val="Heading3"/>
            <w:numPr>
              <w:numId w:val="1"/>
            </w:numPr>
          </w:pPr>
        </w:pPrChange>
      </w:pPr>
      <w:bookmarkStart w:id="41" w:name="_Guard_Configuration_Section:_1"/>
      <w:bookmarkStart w:id="42" w:name="_Ref431217369"/>
      <w:bookmarkStart w:id="43" w:name="_Toc445799677"/>
      <w:bookmarkEnd w:id="41"/>
      <w:r w:rsidRPr="000E2A7D">
        <w:t>Guard Configuration Section: IPG Slave Guard Configuration</w:t>
      </w:r>
      <w:bookmarkEnd w:id="42"/>
      <w:bookmarkEnd w:id="43"/>
    </w:p>
    <w:p w:rsidR="00140CC2" w:rsidRDefault="00140CC2">
      <w:pPr>
        <w:rPr>
          <w:rFonts w:ascii="Calibri" w:hAnsi="Calibri"/>
        </w:rPr>
      </w:pPr>
      <w:r w:rsidRPr="00850318">
        <w:rPr>
          <w:rFonts w:ascii="Calibri" w:hAnsi="Calibri"/>
          <w:color w:val="000000"/>
        </w:rPr>
        <w:t>Return to sub-function list link:</w:t>
      </w:r>
      <w:r w:rsidRPr="00850318">
        <w:rPr>
          <w:rFonts w:ascii="Calibri" w:hAnsi="Calibri"/>
        </w:rPr>
        <w:t xml:space="preserve"> </w:t>
      </w:r>
      <w:hyperlink w:anchor="_Sub-Functions_in_this" w:history="1">
        <w:r w:rsidRPr="00F631BC">
          <w:rPr>
            <w:rStyle w:val="Hyperlink"/>
            <w:rFonts w:ascii="Calibri" w:hAnsi="Calibri"/>
          </w:rPr>
          <w:t>return</w:t>
        </w:r>
      </w:hyperlink>
    </w:p>
    <w:p w:rsidR="00140CC2" w:rsidRPr="0000590D" w:rsidRDefault="00140CC2">
      <w:pPr>
        <w:rPr>
          <w:rFonts w:ascii="Calibri" w:hAnsi="Calibri"/>
        </w:rPr>
      </w:pPr>
      <w:r>
        <w:rPr>
          <w:rFonts w:ascii="Calibri" w:hAnsi="Calibri"/>
        </w:rPr>
        <w:t>Provides notification of an unauthorized access to the ECM.</w:t>
      </w:r>
    </w:p>
    <w:p w:rsidR="00140CC2" w:rsidRPr="00850318" w:rsidRDefault="00140CC2">
      <w:pPr>
        <w:jc w:val="both"/>
        <w:rPr>
          <w:rFonts w:ascii="Calibri" w:hAnsi="Calibri"/>
        </w:rPr>
      </w:pPr>
    </w:p>
    <w:p w:rsidR="00140CC2" w:rsidRPr="00DF0819" w:rsidRDefault="00140CC2">
      <w:pPr>
        <w:pStyle w:val="Heading4"/>
        <w:pPrChange w:id="44" w:author="Nexteer Employee" w:date="2016-04-05T17:47:00Z">
          <w:pPr>
            <w:pStyle w:val="Heading4"/>
            <w:numPr>
              <w:numId w:val="1"/>
            </w:numPr>
          </w:pPr>
        </w:pPrChange>
      </w:pPr>
      <w:r w:rsidRPr="00DF0819">
        <w:t>NTCs</w:t>
      </w:r>
    </w:p>
    <w:p w:rsidR="00140CC2" w:rsidRPr="00850318" w:rsidRDefault="00140CC2">
      <w:pPr>
        <w:autoSpaceDE w:val="0"/>
        <w:autoSpaceDN w:val="0"/>
        <w:adjustRightInd w:val="0"/>
        <w:spacing w:line="288" w:lineRule="auto"/>
        <w:jc w:val="both"/>
        <w:rPr>
          <w:rFonts w:ascii="Calibri" w:hAnsi="Calibri"/>
          <w:color w:val="000000"/>
        </w:rPr>
      </w:pPr>
      <w:r>
        <w:rPr>
          <w:rFonts w:ascii="Calibri" w:hAnsi="Calibri"/>
          <w:color w:val="000000"/>
        </w:rPr>
        <w:t>N/A</w:t>
      </w:r>
    </w:p>
    <w:p w:rsidR="00140CC2" w:rsidRPr="00DF0819" w:rsidRDefault="00140CC2">
      <w:pPr>
        <w:pStyle w:val="Heading4"/>
        <w:rPr>
          <w:rFonts w:eastAsia="BatangChe"/>
        </w:rPr>
        <w:pPrChange w:id="45" w:author="Nexteer Employee" w:date="2016-04-05T17:47:00Z">
          <w:pPr>
            <w:pStyle w:val="Heading4"/>
            <w:numPr>
              <w:numId w:val="1"/>
            </w:numPr>
          </w:pPr>
        </w:pPrChange>
      </w:pPr>
      <w:r w:rsidRPr="00DF0819">
        <w:rPr>
          <w:rFonts w:eastAsia="BatangChe"/>
        </w:rPr>
        <w:t>SAN Linkage</w:t>
      </w:r>
    </w:p>
    <w:p w:rsidR="00140CC2" w:rsidRPr="00A86E00" w:rsidRDefault="00140CC2">
      <w:pPr>
        <w:jc w:val="both"/>
      </w:pPr>
      <w:r w:rsidRPr="00A86E00">
        <w:rPr>
          <w:b/>
        </w:rPr>
        <w:t>SAN-153:</w:t>
      </w:r>
      <w:r>
        <w:t xml:space="preserve"> </w:t>
      </w:r>
      <w:r w:rsidRPr="002D2F20">
        <w:rPr>
          <w:rFonts w:ascii="Calibri" w:hAnsi="Calibri"/>
          <w:color w:val="000000"/>
        </w:rPr>
        <w:t>The IPG functi</w:t>
      </w:r>
      <w:r>
        <w:rPr>
          <w:rFonts w:ascii="Calibri" w:hAnsi="Calibri"/>
          <w:color w:val="000000"/>
        </w:rPr>
        <w:t xml:space="preserve">on is not automatically enabled </w:t>
      </w:r>
      <w:r w:rsidRPr="003A6A9F">
        <w:rPr>
          <w:rFonts w:ascii="Calibri" w:hAnsi="Calibri"/>
          <w:color w:val="000000"/>
        </w:rPr>
        <w:t>(initial setting).</w:t>
      </w:r>
      <w:r>
        <w:rPr>
          <w:rFonts w:ascii="Calibri" w:hAnsi="Calibri"/>
          <w:color w:val="000000"/>
        </w:rPr>
        <w:t xml:space="preserve"> </w:t>
      </w:r>
      <w:r w:rsidRPr="002D2F20">
        <w:rPr>
          <w:rFonts w:ascii="Calibri" w:hAnsi="Calibri"/>
          <w:color w:val="000000"/>
        </w:rPr>
        <w:t xml:space="preserve"> If a specific protection</w:t>
      </w:r>
      <w:r>
        <w:rPr>
          <w:rFonts w:ascii="Calibri" w:hAnsi="Calibri"/>
          <w:color w:val="000000"/>
        </w:rPr>
        <w:t xml:space="preserve"> of the mentioned peripherals is</w:t>
      </w:r>
      <w:r w:rsidRPr="002D2F20">
        <w:rPr>
          <w:rFonts w:ascii="Calibri" w:hAnsi="Calibri"/>
          <w:color w:val="000000"/>
        </w:rPr>
        <w:t xml:space="preserve"> intended, then the CPU shall set the E bit in IPGENUM while in the supervisor mode or if write permission for user mode is set by IPGPMTUM4 register. </w:t>
      </w:r>
    </w:p>
    <w:p w:rsidR="00140CC2" w:rsidRPr="00DF0819" w:rsidRDefault="00140CC2">
      <w:pPr>
        <w:pStyle w:val="Heading4"/>
        <w:pPrChange w:id="46" w:author="Nexteer Employee" w:date="2016-04-05T17:47:00Z">
          <w:pPr>
            <w:pStyle w:val="Heading4"/>
            <w:numPr>
              <w:numId w:val="1"/>
            </w:numPr>
          </w:pPr>
        </w:pPrChange>
      </w:pPr>
      <w:r w:rsidRPr="00DF0819">
        <w:t>Description</w:t>
      </w:r>
    </w:p>
    <w:p w:rsidR="00140CC2" w:rsidRPr="00850318" w:rsidRDefault="00140CC2">
      <w:pPr>
        <w:rPr>
          <w:rFonts w:ascii="Calibri" w:hAnsi="Calibri"/>
          <w:color w:val="000000"/>
        </w:rPr>
      </w:pPr>
      <w:r w:rsidRPr="00850318">
        <w:rPr>
          <w:rFonts w:ascii="Calibri" w:hAnsi="Calibri"/>
          <w:color w:val="000000"/>
        </w:rPr>
        <w:t xml:space="preserve">This sub-function configures </w:t>
      </w:r>
      <w:r>
        <w:rPr>
          <w:rFonts w:ascii="Calibri" w:hAnsi="Calibri"/>
          <w:color w:val="000000"/>
        </w:rPr>
        <w:t xml:space="preserve">the </w:t>
      </w:r>
      <w:r w:rsidRPr="00850318">
        <w:rPr>
          <w:rFonts w:ascii="Calibri" w:hAnsi="Calibri"/>
          <w:color w:val="000000"/>
        </w:rPr>
        <w:t>RH850</w:t>
      </w:r>
      <w:r>
        <w:rPr>
          <w:rFonts w:ascii="Calibri" w:hAnsi="Calibri"/>
          <w:color w:val="000000"/>
        </w:rPr>
        <w:t>/P1M IPG</w:t>
      </w:r>
      <w:r w:rsidRPr="00850318">
        <w:rPr>
          <w:rFonts w:ascii="Calibri" w:hAnsi="Calibri"/>
          <w:color w:val="000000"/>
        </w:rPr>
        <w:t xml:space="preserve">.  </w:t>
      </w:r>
    </w:p>
    <w:p w:rsidR="00140CC2" w:rsidRPr="00DF0819" w:rsidRDefault="00140CC2">
      <w:pPr>
        <w:pStyle w:val="Heading4"/>
        <w:pPrChange w:id="47" w:author="Nexteer Employee" w:date="2016-04-05T17:47:00Z">
          <w:pPr>
            <w:pStyle w:val="Heading4"/>
            <w:numPr>
              <w:numId w:val="1"/>
            </w:numPr>
          </w:pPr>
        </w:pPrChange>
      </w:pPr>
      <w:r w:rsidRPr="00DF0819">
        <w:t>Rationale</w:t>
      </w:r>
    </w:p>
    <w:p w:rsidR="00140CC2" w:rsidRDefault="00140CC2">
      <w:pPr>
        <w:rPr>
          <w:rFonts w:ascii="Calibri" w:hAnsi="Calibri"/>
          <w:color w:val="000000"/>
        </w:rPr>
      </w:pPr>
      <w:r w:rsidRPr="004D70AA">
        <w:rPr>
          <w:rFonts w:ascii="Calibri" w:hAnsi="Calibri"/>
          <w:color w:val="000000"/>
        </w:rPr>
        <w:t xml:space="preserve">It is desired to allow the processor (PE) user mode read access to all peripherals </w:t>
      </w:r>
      <w:r>
        <w:rPr>
          <w:rFonts w:ascii="Calibri" w:hAnsi="Calibri"/>
          <w:color w:val="000000"/>
        </w:rPr>
        <w:t>including</w:t>
      </w:r>
      <w:r w:rsidRPr="004D70AA">
        <w:rPr>
          <w:rFonts w:ascii="Calibri" w:hAnsi="Calibri"/>
          <w:color w:val="000000"/>
        </w:rPr>
        <w:t xml:space="preserve"> H-bus (Flexray)</w:t>
      </w:r>
      <w:r>
        <w:rPr>
          <w:rFonts w:ascii="Calibri" w:hAnsi="Calibri"/>
          <w:color w:val="000000"/>
        </w:rPr>
        <w:t xml:space="preserve">. In contrast, </w:t>
      </w:r>
      <w:r w:rsidRPr="004D70AA">
        <w:rPr>
          <w:rFonts w:ascii="Calibri" w:hAnsi="Calibri"/>
          <w:color w:val="000000"/>
        </w:rPr>
        <w:t xml:space="preserve">user mode </w:t>
      </w:r>
      <w:r>
        <w:rPr>
          <w:rFonts w:ascii="Calibri" w:hAnsi="Calibri"/>
          <w:color w:val="000000"/>
        </w:rPr>
        <w:t xml:space="preserve">write access will be allowed only to necessary devices: </w:t>
      </w:r>
      <w:r>
        <w:rPr>
          <w:rFonts w:ascii="Calibri" w:hAnsi="Calibri"/>
        </w:rPr>
        <w:t>P-bus groups 0 to 3 and 5 and the H Bus</w:t>
      </w:r>
      <w:r>
        <w:rPr>
          <w:rFonts w:ascii="Calibri" w:hAnsi="Calibri"/>
          <w:color w:val="000000"/>
        </w:rPr>
        <w:t>.  T</w:t>
      </w:r>
      <w:r w:rsidRPr="004D70AA">
        <w:rPr>
          <w:rFonts w:ascii="Calibri" w:hAnsi="Calibri"/>
          <w:color w:val="000000"/>
        </w:rPr>
        <w:t xml:space="preserve">he processor (PE) </w:t>
      </w:r>
      <w:r>
        <w:rPr>
          <w:rFonts w:ascii="Calibri" w:hAnsi="Calibri"/>
          <w:color w:val="000000"/>
        </w:rPr>
        <w:t>has been granted no user mode execute</w:t>
      </w:r>
      <w:r w:rsidRPr="004D70AA">
        <w:rPr>
          <w:rFonts w:ascii="Calibri" w:hAnsi="Calibri"/>
          <w:color w:val="000000"/>
        </w:rPr>
        <w:t xml:space="preserve"> </w:t>
      </w:r>
      <w:r>
        <w:rPr>
          <w:rFonts w:ascii="Calibri" w:hAnsi="Calibri"/>
          <w:color w:val="000000"/>
        </w:rPr>
        <w:t>access to any</w:t>
      </w:r>
      <w:r w:rsidRPr="004D70AA">
        <w:rPr>
          <w:rFonts w:ascii="Calibri" w:hAnsi="Calibri"/>
          <w:color w:val="000000"/>
        </w:rPr>
        <w:t xml:space="preserve"> peripherals</w:t>
      </w:r>
      <w:r>
        <w:rPr>
          <w:rFonts w:ascii="Calibri" w:hAnsi="Calibri"/>
          <w:color w:val="000000"/>
        </w:rPr>
        <w:t>.</w:t>
      </w:r>
      <w:r w:rsidRPr="004D70AA">
        <w:rPr>
          <w:rFonts w:ascii="Calibri" w:hAnsi="Calibri"/>
          <w:color w:val="000000"/>
        </w:rPr>
        <w:t xml:space="preserve"> </w:t>
      </w:r>
      <w:r>
        <w:rPr>
          <w:rFonts w:ascii="Calibri" w:hAnsi="Calibri"/>
          <w:color w:val="000000"/>
        </w:rPr>
        <w:t xml:space="preserve"> All o</w:t>
      </w:r>
      <w:r w:rsidRPr="004D70AA">
        <w:rPr>
          <w:rFonts w:ascii="Calibri" w:hAnsi="Calibri"/>
          <w:color w:val="000000"/>
        </w:rPr>
        <w:t>ther IPG protected resources: COMPTEST, INTC1, SysErrGen, and user mode access to IPG and PBG registers are limited to read access.</w:t>
      </w:r>
    </w:p>
    <w:p w:rsidR="00140CC2" w:rsidRDefault="00140CC2">
      <w:pPr>
        <w:rPr>
          <w:rFonts w:ascii="Calibri" w:hAnsi="Calibri"/>
          <w:color w:val="000000"/>
        </w:rPr>
      </w:pPr>
    </w:p>
    <w:p w:rsidR="00140CC2" w:rsidRDefault="00140CC2">
      <w:pPr>
        <w:rPr>
          <w:rFonts w:ascii="Calibri" w:hAnsi="Calibri"/>
          <w:color w:val="000000"/>
        </w:rPr>
      </w:pPr>
      <w:r>
        <w:rPr>
          <w:rFonts w:ascii="Calibri" w:hAnsi="Calibri"/>
          <w:color w:val="000000"/>
        </w:rPr>
        <w:t xml:space="preserve">This initialization must run after the startup PBG test so that the correct values are left in the guard registers for the initial Critical register check and for periodic operation. </w:t>
      </w:r>
    </w:p>
    <w:p w:rsidR="00140CC2" w:rsidRPr="004F0520" w:rsidRDefault="00140CC2">
      <w:r w:rsidRPr="00BF7D00">
        <w:br w:type="page"/>
      </w:r>
      <w:r w:rsidRPr="00DF0819">
        <w:lastRenderedPageBreak/>
        <w:t>Implementation</w:t>
      </w:r>
    </w:p>
    <w:p w:rsidR="00140CC2" w:rsidRPr="00B50CD3" w:rsidRDefault="00140CC2">
      <w:pPr>
        <w:jc w:val="both"/>
        <w:rPr>
          <w:rFonts w:ascii="Calibri" w:hAnsi="Calibri"/>
          <w:b/>
          <w:color w:val="000000"/>
        </w:rPr>
      </w:pPr>
      <w:r w:rsidRPr="00B50CD3">
        <w:rPr>
          <w:rFonts w:ascii="Calibri" w:hAnsi="Calibri"/>
          <w:b/>
          <w:color w:val="000000"/>
        </w:rPr>
        <w:t>Register Configuration Summary</w:t>
      </w:r>
      <w:r>
        <w:rPr>
          <w:rFonts w:ascii="Calibri" w:hAnsi="Calibri"/>
          <w:b/>
          <w:color w:val="00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9"/>
        <w:gridCol w:w="1989"/>
        <w:gridCol w:w="4496"/>
        <w:gridCol w:w="503"/>
        <w:gridCol w:w="522"/>
      </w:tblGrid>
      <w:tr w:rsidR="00140CC2" w:rsidRPr="00850318" w:rsidTr="00A42C5F">
        <w:trPr>
          <w:trHeight w:val="323"/>
        </w:trPr>
        <w:tc>
          <w:tcPr>
            <w:tcW w:w="0" w:type="auto"/>
            <w:vMerge w:val="restart"/>
            <w:shd w:val="clear" w:color="auto" w:fill="auto"/>
          </w:tcPr>
          <w:p w:rsidR="00140CC2" w:rsidRPr="00850318" w:rsidRDefault="00140CC2">
            <w:pPr>
              <w:spacing w:after="120"/>
              <w:rPr>
                <w:rFonts w:ascii="Calibri" w:hAnsi="Calibri"/>
                <w:b/>
              </w:rPr>
            </w:pPr>
            <w:r w:rsidRPr="00850318">
              <w:rPr>
                <w:rFonts w:ascii="Calibri" w:hAnsi="Calibri"/>
                <w:b/>
              </w:rPr>
              <w:t>Register</w:t>
            </w:r>
          </w:p>
        </w:tc>
        <w:tc>
          <w:tcPr>
            <w:tcW w:w="1989" w:type="dxa"/>
            <w:vMerge w:val="restart"/>
            <w:shd w:val="clear" w:color="auto" w:fill="auto"/>
          </w:tcPr>
          <w:p w:rsidR="00140CC2" w:rsidRPr="00850318" w:rsidRDefault="00140CC2">
            <w:pPr>
              <w:spacing w:after="120"/>
              <w:rPr>
                <w:rFonts w:ascii="Calibri" w:hAnsi="Calibri"/>
                <w:b/>
              </w:rPr>
            </w:pPr>
            <w:r w:rsidRPr="00850318">
              <w:rPr>
                <w:rFonts w:ascii="Calibri" w:hAnsi="Calibri"/>
                <w:b/>
              </w:rPr>
              <w:t>Value</w:t>
            </w:r>
          </w:p>
        </w:tc>
        <w:tc>
          <w:tcPr>
            <w:tcW w:w="4496" w:type="dxa"/>
            <w:vMerge w:val="restart"/>
            <w:shd w:val="clear" w:color="auto" w:fill="auto"/>
          </w:tcPr>
          <w:p w:rsidR="00140CC2" w:rsidRPr="00850318" w:rsidRDefault="00140CC2">
            <w:pPr>
              <w:spacing w:after="120"/>
              <w:rPr>
                <w:rFonts w:ascii="Calibri" w:hAnsi="Calibri"/>
                <w:b/>
              </w:rPr>
            </w:pPr>
            <w:r w:rsidRPr="00850318">
              <w:rPr>
                <w:rFonts w:ascii="Calibri" w:hAnsi="Calibri"/>
                <w:b/>
              </w:rPr>
              <w:t>Comments</w:t>
            </w:r>
          </w:p>
        </w:tc>
        <w:tc>
          <w:tcPr>
            <w:tcW w:w="0" w:type="auto"/>
            <w:gridSpan w:val="2"/>
            <w:tcBorders>
              <w:bottom w:val="single" w:sz="4" w:space="0" w:color="auto"/>
            </w:tcBorders>
            <w:vAlign w:val="center"/>
          </w:tcPr>
          <w:p w:rsidR="00140CC2" w:rsidRPr="00850318" w:rsidRDefault="00140CC2">
            <w:pPr>
              <w:spacing w:after="120"/>
              <w:jc w:val="center"/>
              <w:rPr>
                <w:rFonts w:ascii="Calibri" w:hAnsi="Calibri"/>
                <w:b/>
              </w:rPr>
            </w:pPr>
            <w:r>
              <w:rPr>
                <w:rFonts w:ascii="Calibri" w:hAnsi="Calibri"/>
                <w:b/>
              </w:rPr>
              <w:t>Access</w:t>
            </w:r>
          </w:p>
        </w:tc>
      </w:tr>
      <w:tr w:rsidR="00140CC2" w:rsidRPr="00850318" w:rsidTr="00A42C5F">
        <w:trPr>
          <w:trHeight w:val="323"/>
        </w:trPr>
        <w:tc>
          <w:tcPr>
            <w:tcW w:w="0" w:type="auto"/>
            <w:vMerge/>
            <w:tcBorders>
              <w:bottom w:val="single" w:sz="4" w:space="0" w:color="auto"/>
            </w:tcBorders>
            <w:shd w:val="clear" w:color="auto" w:fill="auto"/>
          </w:tcPr>
          <w:p w:rsidR="00140CC2" w:rsidRPr="00850318" w:rsidRDefault="00140CC2">
            <w:pPr>
              <w:spacing w:after="120"/>
              <w:rPr>
                <w:rFonts w:ascii="Calibri" w:hAnsi="Calibri"/>
                <w:b/>
              </w:rPr>
            </w:pPr>
          </w:p>
        </w:tc>
        <w:tc>
          <w:tcPr>
            <w:tcW w:w="1989" w:type="dxa"/>
            <w:vMerge/>
            <w:tcBorders>
              <w:bottom w:val="single" w:sz="4" w:space="0" w:color="auto"/>
            </w:tcBorders>
            <w:shd w:val="clear" w:color="auto" w:fill="auto"/>
          </w:tcPr>
          <w:p w:rsidR="00140CC2" w:rsidRPr="00850318" w:rsidRDefault="00140CC2">
            <w:pPr>
              <w:spacing w:after="120"/>
              <w:rPr>
                <w:rFonts w:ascii="Calibri" w:hAnsi="Calibri"/>
                <w:b/>
              </w:rPr>
            </w:pPr>
          </w:p>
        </w:tc>
        <w:tc>
          <w:tcPr>
            <w:tcW w:w="4496" w:type="dxa"/>
            <w:vMerge/>
            <w:tcBorders>
              <w:bottom w:val="single" w:sz="4" w:space="0" w:color="auto"/>
            </w:tcBorders>
            <w:shd w:val="clear" w:color="auto" w:fill="auto"/>
          </w:tcPr>
          <w:p w:rsidR="00140CC2" w:rsidRPr="00850318" w:rsidRDefault="00140CC2">
            <w:pPr>
              <w:spacing w:after="120"/>
              <w:rPr>
                <w:rFonts w:ascii="Calibri" w:hAnsi="Calibri"/>
                <w:b/>
              </w:rPr>
            </w:pPr>
          </w:p>
        </w:tc>
        <w:tc>
          <w:tcPr>
            <w:tcW w:w="0" w:type="auto"/>
            <w:tcBorders>
              <w:bottom w:val="single" w:sz="4" w:space="0" w:color="auto"/>
            </w:tcBorders>
          </w:tcPr>
          <w:p w:rsidR="00140CC2" w:rsidRDefault="00140CC2">
            <w:pPr>
              <w:spacing w:after="120"/>
              <w:rPr>
                <w:rFonts w:ascii="Calibri" w:hAnsi="Calibri"/>
                <w:b/>
              </w:rPr>
            </w:pPr>
            <w:r>
              <w:rPr>
                <w:rFonts w:ascii="Calibri" w:hAnsi="Calibri"/>
                <w:b/>
              </w:rPr>
              <w:t>SV</w:t>
            </w:r>
          </w:p>
        </w:tc>
        <w:tc>
          <w:tcPr>
            <w:tcW w:w="0" w:type="auto"/>
            <w:tcBorders>
              <w:bottom w:val="single" w:sz="4" w:space="0" w:color="auto"/>
            </w:tcBorders>
          </w:tcPr>
          <w:p w:rsidR="00140CC2" w:rsidRDefault="00140CC2">
            <w:pPr>
              <w:spacing w:after="120"/>
              <w:rPr>
                <w:rFonts w:ascii="Calibri" w:hAnsi="Calibri"/>
                <w:b/>
              </w:rPr>
            </w:pPr>
            <w:r>
              <w:rPr>
                <w:rFonts w:ascii="Calibri" w:hAnsi="Calibri"/>
                <w:b/>
              </w:rPr>
              <w:t>UM</w:t>
            </w:r>
          </w:p>
        </w:tc>
      </w:tr>
      <w:tr w:rsidR="00140CC2" w:rsidRPr="00850318" w:rsidTr="00A42C5F">
        <w:tc>
          <w:tcPr>
            <w:tcW w:w="0" w:type="auto"/>
            <w:shd w:val="clear" w:color="auto" w:fill="auto"/>
          </w:tcPr>
          <w:p w:rsidR="00140CC2" w:rsidRPr="00850318" w:rsidRDefault="00140CC2">
            <w:pPr>
              <w:spacing w:after="120"/>
              <w:rPr>
                <w:rFonts w:ascii="Calibri" w:hAnsi="Calibri"/>
                <w:color w:val="000000"/>
              </w:rPr>
            </w:pPr>
            <w:r>
              <w:rPr>
                <w:rFonts w:ascii="Calibri" w:hAnsi="Calibri"/>
                <w:color w:val="000000"/>
              </w:rPr>
              <w:t>IPGENUM</w:t>
            </w:r>
          </w:p>
        </w:tc>
        <w:tc>
          <w:tcPr>
            <w:tcW w:w="1989" w:type="dxa"/>
            <w:shd w:val="clear" w:color="auto" w:fill="auto"/>
          </w:tcPr>
          <w:p w:rsidR="00140CC2" w:rsidRDefault="00140CC2">
            <w:pPr>
              <w:spacing w:after="120"/>
              <w:rPr>
                <w:rFonts w:ascii="Calibri" w:hAnsi="Calibri"/>
              </w:rPr>
            </w:pPr>
            <w:r>
              <w:rPr>
                <w:rFonts w:ascii="Calibri" w:hAnsi="Calibri"/>
              </w:rPr>
              <w:t>0x03</w:t>
            </w:r>
          </w:p>
          <w:p w:rsidR="00140CC2" w:rsidRDefault="00140CC2">
            <w:pPr>
              <w:rPr>
                <w:rFonts w:ascii="Calibri" w:hAnsi="Calibri"/>
              </w:rPr>
            </w:pPr>
            <w:r>
              <w:rPr>
                <w:rFonts w:ascii="Calibri" w:hAnsi="Calibri"/>
              </w:rPr>
              <w:t>IPGENUM.IRE = 1</w:t>
            </w:r>
          </w:p>
          <w:p w:rsidR="00140CC2" w:rsidRPr="00850318" w:rsidRDefault="00140CC2">
            <w:pPr>
              <w:rPr>
                <w:rFonts w:ascii="Calibri" w:hAnsi="Calibri"/>
              </w:rPr>
            </w:pPr>
            <w:r>
              <w:rPr>
                <w:rFonts w:ascii="Calibri" w:hAnsi="Calibri"/>
              </w:rPr>
              <w:t>IPGENUM.E = 1</w:t>
            </w:r>
          </w:p>
        </w:tc>
        <w:tc>
          <w:tcPr>
            <w:tcW w:w="4496" w:type="dxa"/>
            <w:shd w:val="clear" w:color="auto" w:fill="auto"/>
          </w:tcPr>
          <w:p w:rsidR="00140CC2" w:rsidRPr="00850318" w:rsidRDefault="00140CC2">
            <w:pPr>
              <w:spacing w:after="120"/>
              <w:rPr>
                <w:rFonts w:ascii="Calibri" w:hAnsi="Calibri"/>
              </w:rPr>
            </w:pPr>
            <w:r>
              <w:rPr>
                <w:rFonts w:ascii="Calibri" w:hAnsi="Calibri"/>
              </w:rPr>
              <w:t>Enable storing of access violation information in IPGECRUM and IPGADRUM  and enable the peripheral device protection.</w:t>
            </w:r>
          </w:p>
        </w:tc>
        <w:tc>
          <w:tcPr>
            <w:tcW w:w="0" w:type="auto"/>
          </w:tcPr>
          <w:p w:rsidR="00140CC2" w:rsidRDefault="00140CC2">
            <w:pPr>
              <w:spacing w:after="120"/>
              <w:rPr>
                <w:rFonts w:ascii="Calibri" w:hAnsi="Calibri"/>
              </w:rPr>
            </w:pPr>
            <w:r>
              <w:rPr>
                <w:rFonts w:ascii="Calibri" w:hAnsi="Calibri"/>
              </w:rPr>
              <w:t>RW</w:t>
            </w:r>
          </w:p>
        </w:tc>
        <w:tc>
          <w:tcPr>
            <w:tcW w:w="0" w:type="auto"/>
          </w:tcPr>
          <w:p w:rsidR="00140CC2" w:rsidRDefault="00140CC2">
            <w:pPr>
              <w:spacing w:after="120"/>
              <w:jc w:val="center"/>
              <w:rPr>
                <w:rFonts w:ascii="Calibri" w:hAnsi="Calibri"/>
              </w:rPr>
            </w:pPr>
            <w:r>
              <w:rPr>
                <w:rFonts w:ascii="Calibri" w:hAnsi="Calibri"/>
              </w:rPr>
              <w:t>*</w:t>
            </w:r>
          </w:p>
        </w:tc>
      </w:tr>
      <w:tr w:rsidR="00140CC2" w:rsidRPr="00850318" w:rsidTr="00A42C5F">
        <w:tc>
          <w:tcPr>
            <w:tcW w:w="0" w:type="auto"/>
            <w:shd w:val="clear" w:color="auto" w:fill="auto"/>
          </w:tcPr>
          <w:p w:rsidR="00140CC2" w:rsidRPr="00850318" w:rsidRDefault="00140CC2">
            <w:pPr>
              <w:spacing w:after="120"/>
              <w:rPr>
                <w:rFonts w:ascii="Calibri" w:hAnsi="Calibri"/>
                <w:color w:val="000000"/>
              </w:rPr>
            </w:pPr>
            <w:r>
              <w:rPr>
                <w:rFonts w:ascii="Calibri" w:hAnsi="Calibri"/>
                <w:color w:val="000000"/>
              </w:rPr>
              <w:t>IPGPMTUM0</w:t>
            </w:r>
          </w:p>
        </w:tc>
        <w:tc>
          <w:tcPr>
            <w:tcW w:w="1989" w:type="dxa"/>
            <w:shd w:val="clear" w:color="auto" w:fill="auto"/>
          </w:tcPr>
          <w:p w:rsidR="00140CC2" w:rsidRPr="00850318" w:rsidRDefault="00140CC2">
            <w:pPr>
              <w:spacing w:after="120"/>
              <w:rPr>
                <w:rFonts w:ascii="Calibri" w:hAnsi="Calibri"/>
                <w:color w:val="000000"/>
              </w:rPr>
            </w:pPr>
            <w:r w:rsidRPr="00850318">
              <w:rPr>
                <w:rFonts w:ascii="Calibri" w:hAnsi="Calibri"/>
                <w:color w:val="000000"/>
              </w:rPr>
              <w:t>0x</w:t>
            </w:r>
            <w:r>
              <w:rPr>
                <w:rFonts w:ascii="Calibri" w:hAnsi="Calibri"/>
                <w:color w:val="000000"/>
              </w:rPr>
              <w:t>33</w:t>
            </w:r>
          </w:p>
          <w:p w:rsidR="00140CC2" w:rsidRPr="00850318" w:rsidRDefault="00140CC2">
            <w:pPr>
              <w:rPr>
                <w:rFonts w:ascii="Calibri" w:hAnsi="Calibri"/>
                <w:color w:val="000000"/>
              </w:rPr>
            </w:pPr>
            <w:r>
              <w:rPr>
                <w:rFonts w:ascii="Calibri" w:hAnsi="Calibri"/>
                <w:color w:val="000000"/>
              </w:rPr>
              <w:t>IPGPMTUM0</w:t>
            </w:r>
            <w:r w:rsidRPr="00850318">
              <w:rPr>
                <w:rFonts w:ascii="Calibri" w:hAnsi="Calibri"/>
                <w:color w:val="000000"/>
              </w:rPr>
              <w:t>.</w:t>
            </w:r>
            <w:r>
              <w:rPr>
                <w:rFonts w:ascii="Calibri" w:hAnsi="Calibri"/>
                <w:color w:val="000000"/>
              </w:rPr>
              <w:t>X1</w:t>
            </w:r>
            <w:r w:rsidRPr="00850318">
              <w:rPr>
                <w:rFonts w:ascii="Calibri" w:hAnsi="Calibri"/>
                <w:color w:val="000000"/>
              </w:rPr>
              <w:t xml:space="preserve"> = 0</w:t>
            </w:r>
          </w:p>
          <w:p w:rsidR="00140CC2" w:rsidRPr="00850318" w:rsidRDefault="00140CC2">
            <w:pPr>
              <w:rPr>
                <w:rFonts w:ascii="Calibri" w:hAnsi="Calibri"/>
                <w:color w:val="000000"/>
              </w:rPr>
            </w:pPr>
            <w:r>
              <w:rPr>
                <w:rFonts w:ascii="Calibri" w:hAnsi="Calibri"/>
                <w:color w:val="000000"/>
              </w:rPr>
              <w:t>IPGPMTUM0</w:t>
            </w:r>
            <w:r w:rsidRPr="00850318">
              <w:rPr>
                <w:rFonts w:ascii="Calibri" w:hAnsi="Calibri"/>
                <w:color w:val="000000"/>
              </w:rPr>
              <w:t>.</w:t>
            </w:r>
            <w:r>
              <w:rPr>
                <w:rFonts w:ascii="Calibri" w:hAnsi="Calibri"/>
                <w:color w:val="000000"/>
              </w:rPr>
              <w:t>W1 = 1</w:t>
            </w:r>
          </w:p>
          <w:p w:rsidR="00140CC2" w:rsidRPr="00850318" w:rsidRDefault="00140CC2">
            <w:pPr>
              <w:rPr>
                <w:rFonts w:ascii="Calibri" w:hAnsi="Calibri"/>
                <w:color w:val="000000"/>
              </w:rPr>
            </w:pPr>
            <w:r>
              <w:rPr>
                <w:rFonts w:ascii="Calibri" w:hAnsi="Calibri"/>
                <w:color w:val="000000"/>
              </w:rPr>
              <w:t>IPGPMTUM0</w:t>
            </w:r>
            <w:r w:rsidRPr="00850318">
              <w:rPr>
                <w:rFonts w:ascii="Calibri" w:hAnsi="Calibri"/>
                <w:color w:val="000000"/>
              </w:rPr>
              <w:t>.</w:t>
            </w:r>
            <w:r>
              <w:rPr>
                <w:rFonts w:ascii="Calibri" w:hAnsi="Calibri"/>
                <w:color w:val="000000"/>
              </w:rPr>
              <w:t>R1 = 1</w:t>
            </w:r>
          </w:p>
          <w:p w:rsidR="00140CC2" w:rsidRPr="00850318" w:rsidRDefault="00140CC2">
            <w:pPr>
              <w:rPr>
                <w:rFonts w:ascii="Calibri" w:hAnsi="Calibri"/>
                <w:color w:val="000000"/>
              </w:rPr>
            </w:pPr>
            <w:r>
              <w:rPr>
                <w:rFonts w:ascii="Calibri" w:hAnsi="Calibri"/>
                <w:color w:val="000000"/>
              </w:rPr>
              <w:t>IPGPMTUM0</w:t>
            </w:r>
            <w:r w:rsidRPr="00850318">
              <w:rPr>
                <w:rFonts w:ascii="Calibri" w:hAnsi="Calibri"/>
                <w:color w:val="000000"/>
              </w:rPr>
              <w:t>.</w:t>
            </w:r>
            <w:r>
              <w:rPr>
                <w:rFonts w:ascii="Calibri" w:hAnsi="Calibri"/>
                <w:color w:val="000000"/>
              </w:rPr>
              <w:t>X0</w:t>
            </w:r>
            <w:r w:rsidRPr="00850318">
              <w:rPr>
                <w:rFonts w:ascii="Calibri" w:hAnsi="Calibri"/>
                <w:color w:val="000000"/>
              </w:rPr>
              <w:t xml:space="preserve"> = 0</w:t>
            </w:r>
          </w:p>
          <w:p w:rsidR="00140CC2" w:rsidRPr="00850318" w:rsidRDefault="00140CC2">
            <w:pPr>
              <w:rPr>
                <w:rFonts w:ascii="Calibri" w:hAnsi="Calibri"/>
                <w:color w:val="000000"/>
              </w:rPr>
            </w:pPr>
            <w:r>
              <w:rPr>
                <w:rFonts w:ascii="Calibri" w:hAnsi="Calibri"/>
                <w:color w:val="000000"/>
              </w:rPr>
              <w:t>IPGPMTUM0</w:t>
            </w:r>
            <w:r w:rsidRPr="00850318">
              <w:rPr>
                <w:rFonts w:ascii="Calibri" w:hAnsi="Calibri"/>
                <w:color w:val="000000"/>
              </w:rPr>
              <w:t>.</w:t>
            </w:r>
            <w:r>
              <w:rPr>
                <w:rFonts w:ascii="Calibri" w:hAnsi="Calibri"/>
                <w:color w:val="000000"/>
              </w:rPr>
              <w:t>W0 = 1</w:t>
            </w:r>
          </w:p>
          <w:p w:rsidR="00140CC2" w:rsidRPr="00850318" w:rsidRDefault="00140CC2">
            <w:pPr>
              <w:rPr>
                <w:rFonts w:ascii="Calibri" w:hAnsi="Calibri"/>
                <w:color w:val="000000"/>
              </w:rPr>
            </w:pPr>
            <w:r>
              <w:rPr>
                <w:rFonts w:ascii="Calibri" w:hAnsi="Calibri"/>
                <w:color w:val="000000"/>
              </w:rPr>
              <w:t>IPGPMTUM0</w:t>
            </w:r>
            <w:r w:rsidRPr="00850318">
              <w:rPr>
                <w:rFonts w:ascii="Calibri" w:hAnsi="Calibri"/>
                <w:color w:val="000000"/>
              </w:rPr>
              <w:t>.</w:t>
            </w:r>
            <w:r>
              <w:rPr>
                <w:rFonts w:ascii="Calibri" w:hAnsi="Calibri"/>
                <w:color w:val="000000"/>
              </w:rPr>
              <w:t>R0 = 1</w:t>
            </w:r>
          </w:p>
        </w:tc>
        <w:tc>
          <w:tcPr>
            <w:tcW w:w="4496" w:type="dxa"/>
            <w:shd w:val="clear" w:color="auto" w:fill="auto"/>
            <w:vAlign w:val="center"/>
          </w:tcPr>
          <w:p w:rsidR="00140CC2" w:rsidRPr="00850318" w:rsidRDefault="00140CC2">
            <w:pPr>
              <w:spacing w:after="120"/>
              <w:rPr>
                <w:rFonts w:ascii="Calibri" w:hAnsi="Calibri"/>
              </w:rPr>
            </w:pPr>
            <w:r>
              <w:rPr>
                <w:rFonts w:ascii="Calibri" w:hAnsi="Calibri"/>
              </w:rPr>
              <w:t>Allow user mode Read and Write access to P-bus groups 0 to 3 and 5 and to the H Bus and restrict user mode execute access to P-bus groups 0 to 3 and 5 and to the H-bus.</w:t>
            </w:r>
          </w:p>
        </w:tc>
        <w:tc>
          <w:tcPr>
            <w:tcW w:w="0" w:type="auto"/>
          </w:tcPr>
          <w:p w:rsidR="00140CC2" w:rsidRDefault="00140CC2">
            <w:pPr>
              <w:spacing w:after="120"/>
              <w:rPr>
                <w:rFonts w:ascii="Calibri" w:hAnsi="Calibri"/>
              </w:rPr>
            </w:pPr>
            <w:r>
              <w:rPr>
                <w:rFonts w:ascii="Calibri" w:hAnsi="Calibri"/>
              </w:rPr>
              <w:t>RW</w:t>
            </w:r>
          </w:p>
        </w:tc>
        <w:tc>
          <w:tcPr>
            <w:tcW w:w="0" w:type="auto"/>
          </w:tcPr>
          <w:p w:rsidR="00140CC2" w:rsidRDefault="00140CC2">
            <w:pPr>
              <w:spacing w:after="120"/>
              <w:jc w:val="center"/>
              <w:rPr>
                <w:rFonts w:ascii="Calibri" w:hAnsi="Calibri"/>
              </w:rPr>
            </w:pPr>
            <w:r>
              <w:rPr>
                <w:rFonts w:ascii="Calibri" w:hAnsi="Calibri"/>
              </w:rPr>
              <w:t>*</w:t>
            </w:r>
          </w:p>
        </w:tc>
      </w:tr>
      <w:tr w:rsidR="00140CC2" w:rsidRPr="00850318" w:rsidTr="00A42C5F">
        <w:tc>
          <w:tcPr>
            <w:tcW w:w="0" w:type="auto"/>
            <w:shd w:val="clear" w:color="auto" w:fill="auto"/>
          </w:tcPr>
          <w:p w:rsidR="00140CC2" w:rsidRPr="00850318" w:rsidRDefault="00140CC2">
            <w:pPr>
              <w:spacing w:after="120"/>
              <w:rPr>
                <w:rFonts w:ascii="Calibri" w:hAnsi="Calibri"/>
                <w:color w:val="000000"/>
              </w:rPr>
            </w:pPr>
            <w:r>
              <w:rPr>
                <w:rFonts w:ascii="Calibri" w:hAnsi="Calibri"/>
                <w:color w:val="000000"/>
              </w:rPr>
              <w:t>IPGPMTUM2</w:t>
            </w:r>
          </w:p>
        </w:tc>
        <w:tc>
          <w:tcPr>
            <w:tcW w:w="1989" w:type="dxa"/>
            <w:shd w:val="clear" w:color="auto" w:fill="auto"/>
          </w:tcPr>
          <w:p w:rsidR="00140CC2" w:rsidRPr="00850318" w:rsidRDefault="00140CC2">
            <w:pPr>
              <w:spacing w:after="120"/>
              <w:rPr>
                <w:rFonts w:ascii="Calibri" w:hAnsi="Calibri"/>
                <w:color w:val="000000"/>
              </w:rPr>
            </w:pPr>
            <w:r w:rsidRPr="00850318">
              <w:rPr>
                <w:rFonts w:ascii="Calibri" w:hAnsi="Calibri"/>
                <w:color w:val="000000"/>
              </w:rPr>
              <w:t>0x</w:t>
            </w:r>
            <w:r>
              <w:rPr>
                <w:rFonts w:ascii="Calibri" w:hAnsi="Calibri"/>
                <w:color w:val="000000"/>
              </w:rPr>
              <w:t>11</w:t>
            </w:r>
          </w:p>
          <w:p w:rsidR="00140CC2" w:rsidRPr="00850318" w:rsidRDefault="00140CC2">
            <w:pPr>
              <w:rPr>
                <w:rFonts w:ascii="Calibri" w:hAnsi="Calibri"/>
                <w:color w:val="000000"/>
              </w:rPr>
            </w:pPr>
            <w:r>
              <w:rPr>
                <w:rFonts w:ascii="Calibri" w:hAnsi="Calibri"/>
                <w:color w:val="000000"/>
              </w:rPr>
              <w:t>IPGPMTUM2</w:t>
            </w:r>
            <w:r w:rsidRPr="00850318">
              <w:rPr>
                <w:rFonts w:ascii="Calibri" w:hAnsi="Calibri"/>
                <w:color w:val="000000"/>
              </w:rPr>
              <w:t>.</w:t>
            </w:r>
            <w:r>
              <w:rPr>
                <w:rFonts w:ascii="Calibri" w:hAnsi="Calibri"/>
                <w:color w:val="000000"/>
              </w:rPr>
              <w:t>W1 = 0</w:t>
            </w:r>
          </w:p>
          <w:p w:rsidR="00140CC2" w:rsidRDefault="00140CC2">
            <w:pPr>
              <w:rPr>
                <w:rFonts w:ascii="Calibri" w:hAnsi="Calibri"/>
                <w:color w:val="000000"/>
              </w:rPr>
            </w:pPr>
            <w:r>
              <w:rPr>
                <w:rFonts w:ascii="Calibri" w:hAnsi="Calibri"/>
                <w:color w:val="000000"/>
              </w:rPr>
              <w:t>IPGPMTUM2</w:t>
            </w:r>
            <w:r w:rsidRPr="00850318">
              <w:rPr>
                <w:rFonts w:ascii="Calibri" w:hAnsi="Calibri"/>
                <w:color w:val="000000"/>
              </w:rPr>
              <w:t>.</w:t>
            </w:r>
            <w:r>
              <w:rPr>
                <w:rFonts w:ascii="Calibri" w:hAnsi="Calibri"/>
                <w:color w:val="000000"/>
              </w:rPr>
              <w:t>R1 = 1</w:t>
            </w:r>
          </w:p>
          <w:p w:rsidR="00140CC2" w:rsidRPr="00850318" w:rsidRDefault="00140CC2">
            <w:pPr>
              <w:rPr>
                <w:rFonts w:ascii="Calibri" w:hAnsi="Calibri"/>
                <w:color w:val="000000"/>
              </w:rPr>
            </w:pPr>
            <w:r>
              <w:rPr>
                <w:rFonts w:ascii="Calibri" w:hAnsi="Calibri"/>
                <w:color w:val="000000"/>
              </w:rPr>
              <w:t>IPGPMTUM2</w:t>
            </w:r>
            <w:r w:rsidRPr="00850318">
              <w:rPr>
                <w:rFonts w:ascii="Calibri" w:hAnsi="Calibri"/>
                <w:color w:val="000000"/>
              </w:rPr>
              <w:t>.</w:t>
            </w:r>
            <w:r>
              <w:rPr>
                <w:rFonts w:ascii="Calibri" w:hAnsi="Calibri"/>
                <w:color w:val="000000"/>
              </w:rPr>
              <w:t>W0 = 0</w:t>
            </w:r>
          </w:p>
          <w:p w:rsidR="00140CC2" w:rsidRPr="00850318" w:rsidRDefault="00140CC2">
            <w:pPr>
              <w:rPr>
                <w:rFonts w:ascii="Calibri" w:hAnsi="Calibri"/>
                <w:color w:val="000000"/>
              </w:rPr>
            </w:pPr>
            <w:r>
              <w:rPr>
                <w:rFonts w:ascii="Calibri" w:hAnsi="Calibri"/>
                <w:color w:val="000000"/>
              </w:rPr>
              <w:t>IPGPMTUM2</w:t>
            </w:r>
            <w:r w:rsidRPr="00850318">
              <w:rPr>
                <w:rFonts w:ascii="Calibri" w:hAnsi="Calibri"/>
                <w:color w:val="000000"/>
              </w:rPr>
              <w:t>.</w:t>
            </w:r>
            <w:r>
              <w:rPr>
                <w:rFonts w:ascii="Calibri" w:hAnsi="Calibri"/>
                <w:color w:val="000000"/>
              </w:rPr>
              <w:t>R0 = 1</w:t>
            </w:r>
          </w:p>
        </w:tc>
        <w:tc>
          <w:tcPr>
            <w:tcW w:w="4496" w:type="dxa"/>
            <w:shd w:val="clear" w:color="auto" w:fill="auto"/>
            <w:vAlign w:val="center"/>
          </w:tcPr>
          <w:p w:rsidR="00140CC2" w:rsidRPr="00850318" w:rsidRDefault="00140CC2">
            <w:pPr>
              <w:spacing w:after="120"/>
              <w:rPr>
                <w:rFonts w:ascii="Calibri" w:hAnsi="Calibri"/>
              </w:rPr>
            </w:pPr>
            <w:r>
              <w:rPr>
                <w:rFonts w:ascii="Calibri" w:hAnsi="Calibri"/>
              </w:rPr>
              <w:t>Allow user mode read access to COMPTEST and INTC1 and restrict user mode write access to COMPTEST and INTC1</w:t>
            </w:r>
          </w:p>
        </w:tc>
        <w:tc>
          <w:tcPr>
            <w:tcW w:w="0" w:type="auto"/>
          </w:tcPr>
          <w:p w:rsidR="00140CC2" w:rsidRDefault="00140CC2">
            <w:pPr>
              <w:spacing w:after="120"/>
              <w:rPr>
                <w:rFonts w:ascii="Calibri" w:hAnsi="Calibri"/>
              </w:rPr>
            </w:pPr>
            <w:r>
              <w:rPr>
                <w:rFonts w:ascii="Calibri" w:hAnsi="Calibri"/>
              </w:rPr>
              <w:t>RW</w:t>
            </w:r>
          </w:p>
        </w:tc>
        <w:tc>
          <w:tcPr>
            <w:tcW w:w="0" w:type="auto"/>
          </w:tcPr>
          <w:p w:rsidR="00140CC2" w:rsidRDefault="00140CC2">
            <w:pPr>
              <w:spacing w:after="120"/>
              <w:jc w:val="center"/>
              <w:rPr>
                <w:rFonts w:ascii="Calibri" w:hAnsi="Calibri"/>
              </w:rPr>
            </w:pPr>
            <w:r>
              <w:rPr>
                <w:rFonts w:ascii="Calibri" w:hAnsi="Calibri"/>
              </w:rPr>
              <w:t>*</w:t>
            </w:r>
          </w:p>
        </w:tc>
      </w:tr>
      <w:tr w:rsidR="00140CC2" w:rsidTr="00A42C5F">
        <w:tc>
          <w:tcPr>
            <w:tcW w:w="0" w:type="auto"/>
            <w:shd w:val="clear" w:color="auto" w:fill="auto"/>
          </w:tcPr>
          <w:p w:rsidR="00140CC2" w:rsidRDefault="00140CC2">
            <w:pPr>
              <w:spacing w:after="120"/>
              <w:rPr>
                <w:rFonts w:ascii="Calibri" w:hAnsi="Calibri"/>
                <w:color w:val="000000"/>
              </w:rPr>
            </w:pPr>
            <w:r>
              <w:rPr>
                <w:rFonts w:ascii="Calibri" w:hAnsi="Calibri"/>
                <w:color w:val="000000"/>
              </w:rPr>
              <w:t>IPGPMTUM3</w:t>
            </w:r>
          </w:p>
        </w:tc>
        <w:tc>
          <w:tcPr>
            <w:tcW w:w="1989" w:type="dxa"/>
            <w:shd w:val="clear" w:color="auto" w:fill="auto"/>
          </w:tcPr>
          <w:p w:rsidR="00140CC2" w:rsidRDefault="00140CC2">
            <w:pPr>
              <w:spacing w:after="120"/>
              <w:rPr>
                <w:rFonts w:ascii="Calibri" w:hAnsi="Calibri"/>
                <w:color w:val="000000"/>
              </w:rPr>
            </w:pPr>
            <w:r>
              <w:rPr>
                <w:rFonts w:ascii="Calibri" w:hAnsi="Calibri"/>
                <w:color w:val="000000"/>
              </w:rPr>
              <w:t>0x10</w:t>
            </w:r>
          </w:p>
          <w:p w:rsidR="00140CC2" w:rsidRDefault="00140CC2">
            <w:pPr>
              <w:rPr>
                <w:rFonts w:ascii="Calibri" w:hAnsi="Calibri"/>
                <w:color w:val="000000"/>
              </w:rPr>
            </w:pPr>
            <w:r>
              <w:rPr>
                <w:rFonts w:ascii="Calibri" w:hAnsi="Calibri"/>
                <w:color w:val="000000"/>
              </w:rPr>
              <w:t>IPGPMTUM3.W1 = 0</w:t>
            </w:r>
          </w:p>
          <w:p w:rsidR="00140CC2" w:rsidRPr="00850318" w:rsidRDefault="00140CC2">
            <w:pPr>
              <w:rPr>
                <w:rFonts w:ascii="Calibri" w:hAnsi="Calibri"/>
                <w:color w:val="000000"/>
              </w:rPr>
            </w:pPr>
            <w:r>
              <w:rPr>
                <w:rFonts w:ascii="Calibri" w:hAnsi="Calibri"/>
                <w:color w:val="000000"/>
              </w:rPr>
              <w:t>IPGPMTUM3.R1 = 1</w:t>
            </w:r>
          </w:p>
        </w:tc>
        <w:tc>
          <w:tcPr>
            <w:tcW w:w="4496" w:type="dxa"/>
            <w:shd w:val="clear" w:color="auto" w:fill="auto"/>
          </w:tcPr>
          <w:p w:rsidR="00140CC2" w:rsidRDefault="00140CC2">
            <w:pPr>
              <w:spacing w:after="120"/>
              <w:rPr>
                <w:rFonts w:ascii="Calibri" w:hAnsi="Calibri"/>
              </w:rPr>
            </w:pPr>
            <w:r>
              <w:rPr>
                <w:rFonts w:ascii="Calibri" w:hAnsi="Calibri"/>
              </w:rPr>
              <w:t>Allow user mode read access to SysErrGen and restrict user mode write access to SysErrGen</w:t>
            </w:r>
          </w:p>
        </w:tc>
        <w:tc>
          <w:tcPr>
            <w:tcW w:w="0" w:type="auto"/>
          </w:tcPr>
          <w:p w:rsidR="00140CC2" w:rsidRDefault="00140CC2">
            <w:pPr>
              <w:spacing w:after="120"/>
              <w:rPr>
                <w:rFonts w:ascii="Calibri" w:hAnsi="Calibri"/>
              </w:rPr>
            </w:pPr>
            <w:r>
              <w:rPr>
                <w:rFonts w:ascii="Calibri" w:hAnsi="Calibri"/>
              </w:rPr>
              <w:t>RW</w:t>
            </w:r>
          </w:p>
        </w:tc>
        <w:tc>
          <w:tcPr>
            <w:tcW w:w="0" w:type="auto"/>
          </w:tcPr>
          <w:p w:rsidR="00140CC2" w:rsidRDefault="00140CC2">
            <w:pPr>
              <w:spacing w:after="120"/>
              <w:jc w:val="center"/>
              <w:rPr>
                <w:rFonts w:ascii="Calibri" w:hAnsi="Calibri"/>
              </w:rPr>
            </w:pPr>
            <w:r>
              <w:rPr>
                <w:rFonts w:ascii="Calibri" w:hAnsi="Calibri"/>
              </w:rPr>
              <w:t>*</w:t>
            </w:r>
          </w:p>
        </w:tc>
      </w:tr>
      <w:tr w:rsidR="00140CC2" w:rsidTr="00A42C5F">
        <w:trPr>
          <w:cantSplit/>
        </w:trPr>
        <w:tc>
          <w:tcPr>
            <w:tcW w:w="0" w:type="auto"/>
            <w:shd w:val="clear" w:color="auto" w:fill="auto"/>
          </w:tcPr>
          <w:p w:rsidR="00140CC2" w:rsidRDefault="00140CC2">
            <w:pPr>
              <w:spacing w:after="120"/>
              <w:rPr>
                <w:rFonts w:ascii="Calibri" w:hAnsi="Calibri"/>
                <w:color w:val="000000"/>
              </w:rPr>
            </w:pPr>
            <w:r>
              <w:rPr>
                <w:rFonts w:ascii="Calibri" w:hAnsi="Calibri"/>
                <w:color w:val="000000"/>
              </w:rPr>
              <w:t>IPGPMTUM4</w:t>
            </w:r>
          </w:p>
        </w:tc>
        <w:tc>
          <w:tcPr>
            <w:tcW w:w="1989" w:type="dxa"/>
            <w:shd w:val="clear" w:color="auto" w:fill="auto"/>
          </w:tcPr>
          <w:p w:rsidR="00140CC2" w:rsidRDefault="00140CC2">
            <w:pPr>
              <w:spacing w:after="120"/>
              <w:rPr>
                <w:rFonts w:ascii="Calibri" w:hAnsi="Calibri"/>
                <w:color w:val="000000"/>
              </w:rPr>
            </w:pPr>
            <w:r>
              <w:rPr>
                <w:rFonts w:ascii="Calibri" w:hAnsi="Calibri"/>
                <w:color w:val="000000"/>
              </w:rPr>
              <w:t>0x01</w:t>
            </w:r>
          </w:p>
          <w:p w:rsidR="00140CC2" w:rsidRDefault="00140CC2">
            <w:pPr>
              <w:rPr>
                <w:rFonts w:ascii="Calibri" w:hAnsi="Calibri"/>
                <w:color w:val="000000"/>
              </w:rPr>
            </w:pPr>
            <w:r>
              <w:rPr>
                <w:rFonts w:ascii="Calibri" w:hAnsi="Calibri"/>
                <w:color w:val="000000"/>
              </w:rPr>
              <w:t>IPGPMTUM4.W0 = 0</w:t>
            </w:r>
          </w:p>
          <w:p w:rsidR="00140CC2" w:rsidRDefault="00140CC2">
            <w:pPr>
              <w:rPr>
                <w:rFonts w:ascii="Calibri" w:hAnsi="Calibri"/>
                <w:color w:val="000000"/>
              </w:rPr>
            </w:pPr>
            <w:r>
              <w:rPr>
                <w:rFonts w:ascii="Calibri" w:hAnsi="Calibri"/>
                <w:color w:val="000000"/>
              </w:rPr>
              <w:t>IPGPMTUM4.R0 = 1</w:t>
            </w:r>
          </w:p>
        </w:tc>
        <w:tc>
          <w:tcPr>
            <w:tcW w:w="4496" w:type="dxa"/>
            <w:shd w:val="clear" w:color="auto" w:fill="auto"/>
          </w:tcPr>
          <w:p w:rsidR="00140CC2" w:rsidRDefault="00140CC2">
            <w:pPr>
              <w:spacing w:after="120"/>
              <w:rPr>
                <w:rFonts w:ascii="Calibri" w:hAnsi="Calibri"/>
              </w:rPr>
            </w:pPr>
            <w:r>
              <w:rPr>
                <w:rFonts w:ascii="Calibri" w:hAnsi="Calibri"/>
              </w:rPr>
              <w:t xml:space="preserve">Allow user mode read access to own IPG and PEG in User Mode and restrict user mode write access to own IPG and PEG in User Mode. </w:t>
            </w:r>
          </w:p>
        </w:tc>
        <w:tc>
          <w:tcPr>
            <w:tcW w:w="0" w:type="auto"/>
          </w:tcPr>
          <w:p w:rsidR="00140CC2" w:rsidRDefault="00140CC2">
            <w:pPr>
              <w:spacing w:after="120"/>
              <w:rPr>
                <w:rFonts w:ascii="Calibri" w:hAnsi="Calibri"/>
              </w:rPr>
            </w:pPr>
            <w:r>
              <w:rPr>
                <w:rFonts w:ascii="Calibri" w:hAnsi="Calibri"/>
              </w:rPr>
              <w:t>RW</w:t>
            </w:r>
          </w:p>
        </w:tc>
        <w:tc>
          <w:tcPr>
            <w:tcW w:w="0" w:type="auto"/>
          </w:tcPr>
          <w:p w:rsidR="00140CC2" w:rsidRDefault="00140CC2">
            <w:pPr>
              <w:spacing w:after="120"/>
              <w:jc w:val="center"/>
              <w:rPr>
                <w:rFonts w:ascii="Calibri" w:hAnsi="Calibri"/>
              </w:rPr>
            </w:pPr>
            <w:r>
              <w:rPr>
                <w:rFonts w:ascii="Calibri" w:hAnsi="Calibri"/>
              </w:rPr>
              <w:t>*</w:t>
            </w:r>
          </w:p>
        </w:tc>
      </w:tr>
    </w:tbl>
    <w:p w:rsidR="00140CC2" w:rsidRDefault="00140CC2">
      <w:r>
        <w:t xml:space="preserve">* - on reset neither read nor write access is allowed in UM.  Later, UM </w:t>
      </w:r>
      <w:r>
        <w:rPr>
          <w:rFonts w:ascii="Calibri" w:hAnsi="Calibri"/>
        </w:rPr>
        <w:t>read</w:t>
      </w:r>
      <w:r w:rsidRPr="00455F62">
        <w:rPr>
          <w:rFonts w:ascii="Calibri" w:hAnsi="Calibri"/>
        </w:rPr>
        <w:t xml:space="preserve"> access is</w:t>
      </w:r>
      <w:r>
        <w:rPr>
          <w:rFonts w:ascii="Calibri" w:hAnsi="Calibri"/>
        </w:rPr>
        <w:t xml:space="preserve"> enabled by the</w:t>
      </w:r>
      <w:r w:rsidRPr="00455F62">
        <w:rPr>
          <w:rFonts w:ascii="Calibri" w:hAnsi="Calibri"/>
        </w:rPr>
        <w:t xml:space="preserve"> IPG </w:t>
      </w:r>
      <w:r>
        <w:rPr>
          <w:rFonts w:ascii="Calibri" w:hAnsi="Calibri"/>
        </w:rPr>
        <w:t xml:space="preserve">initialize </w:t>
      </w:r>
      <w:r w:rsidRPr="00455F62">
        <w:rPr>
          <w:rFonts w:ascii="Calibri" w:hAnsi="Calibri"/>
        </w:rPr>
        <w:t>setting.</w:t>
      </w:r>
    </w:p>
    <w:p w:rsidR="00140CC2" w:rsidRPr="00786F58" w:rsidRDefault="00140CC2">
      <w:pPr>
        <w:pStyle w:val="Heading5"/>
        <w:rPr>
          <w:color w:val="000000"/>
        </w:rPr>
        <w:pPrChange w:id="48" w:author="Nexteer Employee" w:date="2016-04-05T17:47:00Z">
          <w:pPr>
            <w:pStyle w:val="Heading5"/>
            <w:numPr>
              <w:numId w:val="1"/>
            </w:numPr>
          </w:pPr>
        </w:pPrChange>
      </w:pPr>
      <w:r w:rsidRPr="00786F58">
        <w:rPr>
          <w:color w:val="000000"/>
        </w:rPr>
        <w:t xml:space="preserve">Initialization </w:t>
      </w:r>
      <w:r w:rsidRPr="00786F58">
        <w:t>(</w:t>
      </w:r>
      <w:r>
        <w:t>IpgInin</w:t>
      </w:r>
      <w:r w:rsidRPr="00786F58">
        <w:t>)</w:t>
      </w:r>
    </w:p>
    <w:p w:rsidR="00140CC2" w:rsidRPr="004F0520" w:rsidRDefault="00140CC2">
      <w:pPr>
        <w:rPr>
          <w:color w:val="00B050"/>
        </w:rPr>
      </w:pPr>
      <w:r w:rsidRPr="00C44A18">
        <w:rPr>
          <w:color w:val="00B050"/>
        </w:rPr>
        <w:t>//must be in supervisor mode to write these!</w:t>
      </w:r>
    </w:p>
    <w:p w:rsidR="00140CC2" w:rsidRPr="00006B58" w:rsidRDefault="00140CC2">
      <w:pPr>
        <w:rPr>
          <w:rFonts w:ascii="Calibri" w:hAnsi="Calibri"/>
          <w:color w:val="00B050"/>
        </w:rPr>
      </w:pPr>
      <w:r>
        <w:rPr>
          <w:rFonts w:ascii="Calibri" w:hAnsi="Calibri"/>
          <w:color w:val="000000"/>
        </w:rPr>
        <w:t xml:space="preserve">IPGPMTUM0 = 0x33;     </w:t>
      </w:r>
      <w:r w:rsidRPr="00006B58">
        <w:rPr>
          <w:rFonts w:ascii="Calibri" w:hAnsi="Calibri"/>
          <w:color w:val="00B050"/>
        </w:rPr>
        <w:t>//(8 bit) initialize</w:t>
      </w:r>
    </w:p>
    <w:p w:rsidR="00140CC2" w:rsidRPr="00374E99" w:rsidRDefault="00140CC2">
      <w:pPr>
        <w:rPr>
          <w:rFonts w:ascii="Calibri" w:hAnsi="Calibri"/>
          <w:color w:val="00B050"/>
        </w:rPr>
      </w:pPr>
      <w:r>
        <w:rPr>
          <w:rFonts w:ascii="Calibri" w:hAnsi="Calibri"/>
          <w:color w:val="000000"/>
        </w:rPr>
        <w:t xml:space="preserve">IPGPMTUM2 = 0x11;     </w:t>
      </w:r>
      <w:r w:rsidRPr="00374E99">
        <w:rPr>
          <w:rFonts w:ascii="Calibri" w:hAnsi="Calibri"/>
          <w:color w:val="00B050"/>
        </w:rPr>
        <w:t>//(8 bit) initialize</w:t>
      </w:r>
    </w:p>
    <w:p w:rsidR="00140CC2" w:rsidRPr="00374E99" w:rsidRDefault="00140CC2">
      <w:pPr>
        <w:rPr>
          <w:rFonts w:ascii="Calibri" w:hAnsi="Calibri"/>
          <w:color w:val="00B050"/>
        </w:rPr>
      </w:pPr>
      <w:r>
        <w:rPr>
          <w:rFonts w:ascii="Calibri" w:hAnsi="Calibri"/>
          <w:color w:val="000000"/>
        </w:rPr>
        <w:t xml:space="preserve">IPGPMTUM3 = 0x10;     </w:t>
      </w:r>
      <w:r w:rsidRPr="00374E99">
        <w:rPr>
          <w:rFonts w:ascii="Calibri" w:hAnsi="Calibri"/>
          <w:color w:val="00B050"/>
        </w:rPr>
        <w:t>//(8 bit) initialize</w:t>
      </w:r>
    </w:p>
    <w:p w:rsidR="00140CC2" w:rsidRPr="00374E99" w:rsidRDefault="00140CC2">
      <w:pPr>
        <w:rPr>
          <w:rFonts w:ascii="Calibri" w:hAnsi="Calibri"/>
          <w:color w:val="00B050"/>
        </w:rPr>
      </w:pPr>
      <w:r>
        <w:rPr>
          <w:rFonts w:ascii="Calibri" w:hAnsi="Calibri"/>
          <w:color w:val="000000"/>
        </w:rPr>
        <w:t xml:space="preserve">IPGPMTUM4 = 0x01;    </w:t>
      </w:r>
      <w:r w:rsidRPr="00374E99">
        <w:rPr>
          <w:rFonts w:ascii="Calibri" w:hAnsi="Calibri"/>
          <w:color w:val="00B050"/>
        </w:rPr>
        <w:t>//(8 bit) initialize</w:t>
      </w:r>
    </w:p>
    <w:p w:rsidR="00140CC2" w:rsidRDefault="00140CC2">
      <w:pPr>
        <w:rPr>
          <w:rFonts w:ascii="Calibri" w:hAnsi="Calibri"/>
          <w:color w:val="00B050"/>
        </w:rPr>
      </w:pPr>
      <w:r>
        <w:rPr>
          <w:rFonts w:ascii="Calibri" w:hAnsi="Calibri"/>
          <w:color w:val="000000"/>
        </w:rPr>
        <w:t xml:space="preserve">IPGENUM = 0x03; </w:t>
      </w:r>
      <w:r w:rsidRPr="007B17E0">
        <w:rPr>
          <w:rFonts w:ascii="Calibri" w:hAnsi="Calibri"/>
          <w:color w:val="00B050"/>
        </w:rPr>
        <w:t xml:space="preserve">   </w:t>
      </w:r>
      <w:r w:rsidRPr="00374E99">
        <w:rPr>
          <w:rFonts w:ascii="Calibri" w:hAnsi="Calibri"/>
          <w:color w:val="00B050"/>
        </w:rPr>
        <w:t xml:space="preserve">//(8 bit) initialize to enable the protections selected above.  </w:t>
      </w:r>
    </w:p>
    <w:p w:rsidR="00140CC2" w:rsidRPr="007B17E0" w:rsidRDefault="00140CC2">
      <w:pPr>
        <w:rPr>
          <w:rFonts w:ascii="Calibri" w:hAnsi="Calibri"/>
          <w:color w:val="00B050"/>
        </w:rPr>
      </w:pPr>
      <w:r>
        <w:rPr>
          <w:rFonts w:ascii="Calibri" w:hAnsi="Calibri"/>
          <w:color w:val="00B050"/>
        </w:rPr>
        <w:t xml:space="preserve">                                    //it may be ok to do IPGENUM earlier but it seems safest to do it last of IPGs</w:t>
      </w:r>
    </w:p>
    <w:p w:rsidR="00140CC2" w:rsidRDefault="00140CC2">
      <w:pPr>
        <w:rPr>
          <w:rFonts w:ascii="Calibri" w:hAnsi="Calibri"/>
          <w:color w:val="000000"/>
        </w:rPr>
      </w:pPr>
    </w:p>
    <w:p w:rsidR="00140CC2" w:rsidRPr="00DF0819" w:rsidRDefault="00140CC2">
      <w:pPr>
        <w:pStyle w:val="Heading4"/>
        <w:pPrChange w:id="49" w:author="Nexteer Employee" w:date="2016-04-05T17:47:00Z">
          <w:pPr>
            <w:pStyle w:val="Heading4"/>
            <w:numPr>
              <w:numId w:val="1"/>
            </w:numPr>
          </w:pPr>
        </w:pPrChange>
      </w:pPr>
      <w:bookmarkStart w:id="50" w:name="_Toc430941718"/>
      <w:r w:rsidRPr="00DF0819">
        <w:lastRenderedPageBreak/>
        <w:t>Reference</w:t>
      </w:r>
      <w:bookmarkEnd w:id="50"/>
    </w:p>
    <w:p w:rsidR="00140CC2" w:rsidRPr="00403647" w:rsidRDefault="00140CC2">
      <w:r>
        <w:rPr>
          <w:noProof/>
        </w:rPr>
        <w:drawing>
          <wp:inline distT="0" distB="0" distL="0" distR="0" wp14:anchorId="63007AF3" wp14:editId="2479A6C1">
            <wp:extent cx="5477510" cy="470979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7510" cy="4709795"/>
                    </a:xfrm>
                    <a:prstGeom prst="rect">
                      <a:avLst/>
                    </a:prstGeom>
                    <a:noFill/>
                    <a:ln>
                      <a:noFill/>
                    </a:ln>
                  </pic:spPr>
                </pic:pic>
              </a:graphicData>
            </a:graphic>
          </wp:inline>
        </w:drawing>
      </w:r>
    </w:p>
    <w:p w:rsidR="00140CC2" w:rsidRDefault="00140CC2">
      <w:r>
        <w:rPr>
          <w:noProof/>
        </w:rPr>
        <w:lastRenderedPageBreak/>
        <w:drawing>
          <wp:inline distT="0" distB="0" distL="0" distR="0" wp14:anchorId="69FEF1DC" wp14:editId="74916427">
            <wp:extent cx="5486400" cy="71596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159625"/>
                    </a:xfrm>
                    <a:prstGeom prst="rect">
                      <a:avLst/>
                    </a:prstGeom>
                    <a:noFill/>
                    <a:ln>
                      <a:noFill/>
                    </a:ln>
                  </pic:spPr>
                </pic:pic>
              </a:graphicData>
            </a:graphic>
          </wp:inline>
        </w:drawing>
      </w:r>
    </w:p>
    <w:p w:rsidR="00140CC2" w:rsidRDefault="00140CC2"/>
    <w:p w:rsidR="00140CC2" w:rsidRDefault="00140CC2">
      <w:pPr>
        <w:tabs>
          <w:tab w:val="left" w:pos="6032"/>
        </w:tabs>
      </w:pPr>
      <w:r>
        <w:tab/>
      </w:r>
    </w:p>
    <w:p w:rsidR="00140CC2" w:rsidRDefault="00140CC2">
      <w:pPr>
        <w:tabs>
          <w:tab w:val="left" w:pos="6032"/>
        </w:tabs>
      </w:pPr>
      <w:r>
        <w:rPr>
          <w:noProof/>
        </w:rPr>
        <w:lastRenderedPageBreak/>
        <w:drawing>
          <wp:inline distT="0" distB="0" distL="0" distR="0" wp14:anchorId="08BC2734" wp14:editId="3538B342">
            <wp:extent cx="5486400" cy="594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140CC2" w:rsidRPr="00403647" w:rsidRDefault="00140CC2">
      <w:pPr>
        <w:tabs>
          <w:tab w:val="left" w:pos="6032"/>
        </w:tabs>
      </w:pPr>
      <w:r>
        <w:rPr>
          <w:noProof/>
        </w:rPr>
        <w:lastRenderedPageBreak/>
        <w:drawing>
          <wp:inline distT="0" distB="0" distL="0" distR="0" wp14:anchorId="5B41BBBF" wp14:editId="03CC8740">
            <wp:extent cx="5495290" cy="3985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290" cy="3985260"/>
                    </a:xfrm>
                    <a:prstGeom prst="rect">
                      <a:avLst/>
                    </a:prstGeom>
                    <a:noFill/>
                    <a:ln>
                      <a:noFill/>
                    </a:ln>
                  </pic:spPr>
                </pic:pic>
              </a:graphicData>
            </a:graphic>
          </wp:inline>
        </w:drawing>
      </w:r>
    </w:p>
    <w:p w:rsidR="00140CC2" w:rsidRPr="007B17E0" w:rsidRDefault="00140CC2">
      <w:r>
        <w:rPr>
          <w:noProof/>
        </w:rPr>
        <w:lastRenderedPageBreak/>
        <w:drawing>
          <wp:inline distT="0" distB="0" distL="0" distR="0" wp14:anchorId="586D5533" wp14:editId="756A7325">
            <wp:extent cx="5477510" cy="58489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510" cy="5848985"/>
                    </a:xfrm>
                    <a:prstGeom prst="rect">
                      <a:avLst/>
                    </a:prstGeom>
                    <a:noFill/>
                    <a:ln>
                      <a:noFill/>
                    </a:ln>
                  </pic:spPr>
                </pic:pic>
              </a:graphicData>
            </a:graphic>
          </wp:inline>
        </w:drawing>
      </w:r>
    </w:p>
    <w:p w:rsidR="00140CC2" w:rsidRPr="00DF0819" w:rsidRDefault="00140CC2">
      <w:pPr>
        <w:pStyle w:val="Heading4"/>
        <w:pPrChange w:id="51" w:author="Nexteer Employee" w:date="2016-04-05T17:47:00Z">
          <w:pPr>
            <w:pStyle w:val="Heading4"/>
            <w:numPr>
              <w:numId w:val="1"/>
            </w:numPr>
          </w:pPr>
        </w:pPrChange>
      </w:pPr>
      <w:bookmarkStart w:id="52" w:name="_Toc430941719"/>
      <w:r w:rsidRPr="00DF0819">
        <w:t>Verification Method</w:t>
      </w:r>
      <w:bookmarkEnd w:id="52"/>
    </w:p>
    <w:p w:rsidR="00140CC2" w:rsidRPr="00DF0819" w:rsidRDefault="00140CC2" w:rsidP="00140CC2">
      <w:r>
        <w:t>N/A</w:t>
      </w:r>
    </w:p>
    <w:p w:rsidR="00140CC2" w:rsidRDefault="00140CC2" w:rsidP="00140CC2">
      <w:pPr>
        <w:jc w:val="both"/>
        <w:rPr>
          <w:rFonts w:ascii="Calibri" w:hAnsi="Calibri"/>
        </w:rPr>
      </w:pPr>
    </w:p>
    <w:p w:rsidR="00140CC2" w:rsidRPr="00DF0819" w:rsidRDefault="00140CC2">
      <w:pPr>
        <w:pStyle w:val="Heading3"/>
        <w:pPrChange w:id="53" w:author="Nexteer Employee" w:date="2016-04-05T17:47:00Z">
          <w:pPr>
            <w:pStyle w:val="Heading3"/>
            <w:numPr>
              <w:numId w:val="1"/>
            </w:numPr>
          </w:pPr>
        </w:pPrChange>
      </w:pPr>
      <w:bookmarkStart w:id="54" w:name="Ref_section_3_3"/>
      <w:bookmarkStart w:id="55" w:name="_Ref431217421"/>
      <w:bookmarkStart w:id="56" w:name="_Toc445799678"/>
      <w:bookmarkEnd w:id="54"/>
      <w:r w:rsidRPr="003C14E6">
        <w:t>Guard Configuration Section</w:t>
      </w:r>
      <w:r>
        <w:t>:</w:t>
      </w:r>
      <w:r w:rsidRPr="003C14E6">
        <w:t xml:space="preserve"> </w:t>
      </w:r>
      <w:r w:rsidRPr="00DF0819">
        <w:t>PBG Slave Guard Configuration</w:t>
      </w:r>
      <w:bookmarkEnd w:id="55"/>
      <w:bookmarkEnd w:id="56"/>
    </w:p>
    <w:p w:rsidR="00140CC2" w:rsidRDefault="00140CC2">
      <w:pPr>
        <w:rPr>
          <w:rFonts w:ascii="Calibri" w:hAnsi="Calibri"/>
        </w:rPr>
      </w:pPr>
      <w:r w:rsidRPr="00850318">
        <w:rPr>
          <w:rFonts w:ascii="Calibri" w:hAnsi="Calibri"/>
          <w:color w:val="000000"/>
        </w:rPr>
        <w:t>Return to sub-function list link:</w:t>
      </w:r>
      <w:r w:rsidRPr="00850318">
        <w:rPr>
          <w:rFonts w:ascii="Calibri" w:hAnsi="Calibri"/>
        </w:rPr>
        <w:t xml:space="preserve"> </w:t>
      </w:r>
      <w:hyperlink w:anchor="_Sub-Functions_in_this" w:history="1">
        <w:r w:rsidRPr="00F631BC">
          <w:rPr>
            <w:rStyle w:val="Hyperlink"/>
            <w:rFonts w:ascii="Calibri" w:hAnsi="Calibri"/>
          </w:rPr>
          <w:t>return</w:t>
        </w:r>
      </w:hyperlink>
    </w:p>
    <w:p w:rsidR="00140CC2" w:rsidRDefault="00140CC2">
      <w:pPr>
        <w:rPr>
          <w:rFonts w:ascii="Calibri" w:hAnsi="Calibri"/>
        </w:rPr>
      </w:pPr>
      <w:r>
        <w:rPr>
          <w:rFonts w:ascii="Calibri" w:hAnsi="Calibri"/>
        </w:rPr>
        <w:t>Provides notification of an unauthorized access to the ECM.</w:t>
      </w:r>
    </w:p>
    <w:p w:rsidR="00140CC2" w:rsidRPr="0000590D" w:rsidRDefault="00140CC2">
      <w:pPr>
        <w:rPr>
          <w:rFonts w:ascii="Calibri" w:hAnsi="Calibri"/>
        </w:rPr>
      </w:pPr>
    </w:p>
    <w:p w:rsidR="00140CC2" w:rsidRPr="008517EC" w:rsidRDefault="00140CC2">
      <w:pPr>
        <w:pStyle w:val="Heading4"/>
        <w:pPrChange w:id="57" w:author="Nexteer Employee" w:date="2016-04-05T17:47:00Z">
          <w:pPr>
            <w:pStyle w:val="Heading4"/>
            <w:numPr>
              <w:numId w:val="1"/>
            </w:numPr>
          </w:pPr>
        </w:pPrChange>
      </w:pPr>
      <w:r w:rsidRPr="008517EC">
        <w:lastRenderedPageBreak/>
        <w:t>NTCs</w:t>
      </w:r>
    </w:p>
    <w:p w:rsidR="00140CC2" w:rsidRPr="00850318" w:rsidRDefault="00140CC2">
      <w:pPr>
        <w:autoSpaceDE w:val="0"/>
        <w:autoSpaceDN w:val="0"/>
        <w:adjustRightInd w:val="0"/>
        <w:spacing w:line="288" w:lineRule="auto"/>
        <w:rPr>
          <w:rFonts w:ascii="Calibri" w:hAnsi="Calibri"/>
          <w:color w:val="000000"/>
        </w:rPr>
      </w:pPr>
      <w:r>
        <w:rPr>
          <w:rFonts w:ascii="Calibri" w:hAnsi="Calibri"/>
          <w:color w:val="000000"/>
        </w:rPr>
        <w:t>N/A</w:t>
      </w:r>
    </w:p>
    <w:p w:rsidR="00140CC2" w:rsidRPr="00850318" w:rsidRDefault="00140CC2">
      <w:pPr>
        <w:autoSpaceDE w:val="0"/>
        <w:autoSpaceDN w:val="0"/>
        <w:adjustRightInd w:val="0"/>
        <w:spacing w:line="288" w:lineRule="auto"/>
        <w:rPr>
          <w:rFonts w:ascii="Calibri" w:hAnsi="Calibri"/>
          <w:color w:val="000000"/>
        </w:rPr>
      </w:pPr>
    </w:p>
    <w:p w:rsidR="00140CC2" w:rsidRDefault="00140CC2">
      <w:pPr>
        <w:pStyle w:val="Heading4"/>
        <w:pPrChange w:id="58" w:author="Nexteer Employee" w:date="2016-04-05T17:47:00Z">
          <w:pPr>
            <w:pStyle w:val="Heading4"/>
            <w:numPr>
              <w:numId w:val="1"/>
            </w:numPr>
          </w:pPr>
        </w:pPrChange>
      </w:pPr>
      <w:r w:rsidRPr="008517EC">
        <w:t>SAN Linkage</w:t>
      </w:r>
    </w:p>
    <w:p w:rsidR="00140CC2" w:rsidRPr="009D7170" w:rsidRDefault="00140CC2">
      <w:pPr>
        <w:rPr>
          <w:rFonts w:asciiTheme="minorHAnsi" w:hAnsiTheme="minorHAnsi"/>
          <w:b/>
          <w:sz w:val="22"/>
        </w:rPr>
      </w:pPr>
    </w:p>
    <w:p w:rsidR="00140CC2" w:rsidRPr="009D7170" w:rsidRDefault="00140CC2">
      <w:pPr>
        <w:rPr>
          <w:rFonts w:ascii="Calibri" w:hAnsi="Calibri"/>
          <w:color w:val="000000"/>
        </w:rPr>
      </w:pPr>
      <w:r w:rsidRPr="009D7170">
        <w:rPr>
          <w:rFonts w:asciiTheme="minorHAnsi" w:hAnsiTheme="minorHAnsi"/>
          <w:b/>
          <w:sz w:val="22"/>
        </w:rPr>
        <w:t>SAN-186</w:t>
      </w:r>
      <w:r w:rsidRPr="009D7170">
        <w:rPr>
          <w:rFonts w:asciiTheme="minorHAnsi" w:hAnsiTheme="minorHAnsi"/>
          <w:sz w:val="22"/>
        </w:rPr>
        <w:t xml:space="preserve">: </w:t>
      </w:r>
      <w:r w:rsidRPr="009D7170">
        <w:rPr>
          <w:rFonts w:asciiTheme="minorHAnsi" w:hAnsiTheme="minorHAnsi"/>
          <w:color w:val="000000"/>
          <w:sz w:val="22"/>
        </w:rPr>
        <w:t xml:space="preserve">After reset, access by the bus masters is enabled. Protection setting registers should be configured to inhibit respectively authorize desired accesses. The PBG protection register of each PBG channel supports a write protection function by a lock bit. When the lock bit is set to “1”, any </w:t>
      </w:r>
      <w:r w:rsidRPr="00607D42">
        <w:rPr>
          <w:rFonts w:ascii="Calibri" w:hAnsi="Calibri"/>
          <w:color w:val="000000"/>
        </w:rPr>
        <w:t>further</w:t>
      </w:r>
      <w:r>
        <w:rPr>
          <w:szCs w:val="20"/>
        </w:rPr>
        <w:t xml:space="preserve"> </w:t>
      </w:r>
      <w:r w:rsidRPr="00607D42">
        <w:rPr>
          <w:rFonts w:ascii="Calibri" w:hAnsi="Calibri"/>
          <w:color w:val="000000"/>
        </w:rPr>
        <w:t>write to the protection setting register is ignored. This bit can only be cleared by reset.</w:t>
      </w:r>
    </w:p>
    <w:p w:rsidR="00140CC2" w:rsidRDefault="00140CC2">
      <w:pPr>
        <w:rPr>
          <w:rFonts w:ascii="Calibri" w:hAnsi="Calibri"/>
          <w:color w:val="000000"/>
        </w:rPr>
      </w:pPr>
    </w:p>
    <w:p w:rsidR="00140CC2" w:rsidRPr="004420F4" w:rsidRDefault="00140CC2">
      <w:pPr>
        <w:rPr>
          <w:rFonts w:asciiTheme="minorHAnsi" w:hAnsiTheme="minorHAnsi"/>
          <w:sz w:val="22"/>
          <w:szCs w:val="22"/>
        </w:rPr>
      </w:pPr>
      <w:r w:rsidRPr="004420F4">
        <w:rPr>
          <w:rFonts w:asciiTheme="minorHAnsi" w:hAnsiTheme="minorHAnsi"/>
          <w:sz w:val="22"/>
          <w:szCs w:val="22"/>
        </w:rPr>
        <w:t xml:space="preserve">The PBG protection register of each PBG channel supports a write protection function by a lock bit (except for PBG0A) </w:t>
      </w:r>
      <w:r w:rsidRPr="004420F4">
        <w:rPr>
          <w:rFonts w:asciiTheme="minorHAnsi" w:hAnsiTheme="minorHAnsi"/>
          <w:b/>
          <w:bCs/>
          <w:sz w:val="22"/>
          <w:szCs w:val="22"/>
        </w:rPr>
        <w:t>[</w:t>
      </w:r>
      <w:r>
        <w:rPr>
          <w:rFonts w:asciiTheme="minorHAnsi" w:hAnsiTheme="minorHAnsi"/>
          <w:b/>
          <w:bCs/>
          <w:sz w:val="22"/>
          <w:szCs w:val="22"/>
        </w:rPr>
        <w:t>Rev1.20</w:t>
      </w:r>
      <w:r w:rsidRPr="004420F4">
        <w:rPr>
          <w:rFonts w:asciiTheme="minorHAnsi" w:hAnsiTheme="minorHAnsi"/>
          <w:b/>
          <w:bCs/>
          <w:sz w:val="22"/>
          <w:szCs w:val="22"/>
        </w:rPr>
        <w:t xml:space="preserve"> SAN-P1x-0410]</w:t>
      </w:r>
      <w:r w:rsidRPr="004420F4">
        <w:rPr>
          <w:rFonts w:asciiTheme="minorHAnsi" w:hAnsiTheme="minorHAnsi"/>
          <w:sz w:val="22"/>
          <w:szCs w:val="22"/>
        </w:rPr>
        <w:t>. For PBG0A the customer should ensure that the guard setting settings are not accidently changed (e.g. periodic check of the protection setting register, MPU and so on).</w:t>
      </w:r>
    </w:p>
    <w:p w:rsidR="00140CC2" w:rsidRPr="008517EC" w:rsidRDefault="00140CC2">
      <w:pPr>
        <w:pStyle w:val="Heading4"/>
        <w:pPrChange w:id="59" w:author="Nexteer Employee" w:date="2016-04-05T17:47:00Z">
          <w:pPr>
            <w:pStyle w:val="Heading4"/>
            <w:numPr>
              <w:numId w:val="1"/>
            </w:numPr>
          </w:pPr>
        </w:pPrChange>
      </w:pPr>
      <w:r w:rsidRPr="008517EC">
        <w:t>Description</w:t>
      </w:r>
    </w:p>
    <w:p w:rsidR="00140CC2" w:rsidRDefault="00140CC2">
      <w:pPr>
        <w:rPr>
          <w:rFonts w:ascii="Calibri" w:hAnsi="Calibri"/>
        </w:rPr>
      </w:pPr>
      <w:r w:rsidRPr="00850318">
        <w:rPr>
          <w:rFonts w:ascii="Calibri" w:hAnsi="Calibri"/>
          <w:color w:val="000000"/>
        </w:rPr>
        <w:t xml:space="preserve">This sub-function configures </w:t>
      </w:r>
      <w:r>
        <w:rPr>
          <w:rFonts w:ascii="Calibri" w:hAnsi="Calibri"/>
          <w:color w:val="000000"/>
        </w:rPr>
        <w:t xml:space="preserve">the </w:t>
      </w:r>
      <w:r w:rsidRPr="00850318">
        <w:rPr>
          <w:rFonts w:ascii="Calibri" w:hAnsi="Calibri"/>
          <w:color w:val="000000"/>
        </w:rPr>
        <w:t>RH850</w:t>
      </w:r>
      <w:r>
        <w:rPr>
          <w:rFonts w:ascii="Calibri" w:hAnsi="Calibri"/>
          <w:color w:val="000000"/>
        </w:rPr>
        <w:t>/P1M PBG</w:t>
      </w:r>
      <w:r w:rsidRPr="00850318">
        <w:rPr>
          <w:rFonts w:ascii="Calibri" w:hAnsi="Calibri"/>
          <w:color w:val="000000"/>
        </w:rPr>
        <w:t xml:space="preserve">.  </w:t>
      </w:r>
      <w:r>
        <w:rPr>
          <w:rFonts w:ascii="Calibri" w:hAnsi="Calibri"/>
        </w:rPr>
        <w:t xml:space="preserve">The PBG provides and restricts DMA, Flexray and PE access to peripherals. </w:t>
      </w:r>
    </w:p>
    <w:p w:rsidR="00140CC2" w:rsidRPr="003A1AFD" w:rsidRDefault="00140CC2">
      <w:pPr>
        <w:rPr>
          <w:rFonts w:ascii="Calibri" w:hAnsi="Calibri"/>
          <w:color w:val="FF0000"/>
        </w:rPr>
      </w:pPr>
    </w:p>
    <w:p w:rsidR="00140CC2" w:rsidRDefault="00140CC2">
      <w:pPr>
        <w:pStyle w:val="Heading4"/>
        <w:pPrChange w:id="60" w:author="Nexteer Employee" w:date="2016-04-05T17:47:00Z">
          <w:pPr>
            <w:pStyle w:val="Heading4"/>
            <w:numPr>
              <w:numId w:val="1"/>
            </w:numPr>
          </w:pPr>
        </w:pPrChange>
      </w:pPr>
      <w:r w:rsidRPr="008517EC">
        <w:t>Rationale</w:t>
      </w:r>
    </w:p>
    <w:p w:rsidR="00140CC2" w:rsidRDefault="00140CC2">
      <w:pPr>
        <w:rPr>
          <w:rFonts w:ascii="Calibri" w:hAnsi="Calibri"/>
          <w:color w:val="000000"/>
        </w:rPr>
      </w:pPr>
      <w:r>
        <w:rPr>
          <w:rFonts w:ascii="Calibri" w:hAnsi="Calibri"/>
          <w:color w:val="000000"/>
        </w:rPr>
        <w:t xml:space="preserve">PE is being given read and write access to all peripheral groups. </w:t>
      </w:r>
    </w:p>
    <w:p w:rsidR="00140CC2" w:rsidRPr="00DE5D55" w:rsidRDefault="00140CC2"/>
    <w:p w:rsidR="00140CC2" w:rsidRDefault="00140CC2">
      <w:pPr>
        <w:rPr>
          <w:rFonts w:ascii="Calibri" w:hAnsi="Calibri"/>
          <w:color w:val="000000"/>
        </w:rPr>
      </w:pPr>
      <w:r>
        <w:rPr>
          <w:rFonts w:ascii="Calibri" w:hAnsi="Calibri"/>
          <w:color w:val="000000"/>
        </w:rPr>
        <w:t>WARNING:  Required DMA channels’ use of peripheral interfaces were traced via the Hardware User’s manual to PBG group and channel numbers (the peripheral registers used by each channel is mapped to an entry in the table in para 31.4.2).  Because of this unavoidable coupling, changes to FDD CM200A_DmaCfgAndUse_PeripheralCfg are extremely likely to require corresponding changes here and vice versa.</w:t>
      </w:r>
    </w:p>
    <w:p w:rsidR="00140CC2" w:rsidRDefault="00140CC2">
      <w:pPr>
        <w:rPr>
          <w:rFonts w:ascii="Calibri" w:hAnsi="Calibri"/>
          <w:color w:val="000000"/>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710"/>
        <w:gridCol w:w="1710"/>
        <w:gridCol w:w="1370"/>
        <w:gridCol w:w="1476"/>
        <w:gridCol w:w="1476"/>
      </w:tblGrid>
      <w:tr w:rsidR="00140CC2" w:rsidRPr="00FC6B23" w:rsidTr="00A42C5F">
        <w:tc>
          <w:tcPr>
            <w:tcW w:w="900" w:type="dxa"/>
            <w:shd w:val="clear" w:color="auto" w:fill="auto"/>
            <w:vAlign w:val="center"/>
          </w:tcPr>
          <w:p w:rsidR="00140CC2" w:rsidRPr="00FC6B23" w:rsidRDefault="00140CC2">
            <w:pPr>
              <w:spacing w:after="120"/>
              <w:jc w:val="center"/>
              <w:rPr>
                <w:rFonts w:ascii="Calibri" w:hAnsi="Calibri"/>
                <w:b/>
                <w:bCs/>
                <w:color w:val="000000"/>
                <w:szCs w:val="20"/>
              </w:rPr>
            </w:pPr>
            <w:r w:rsidRPr="00FC6B23">
              <w:rPr>
                <w:rFonts w:ascii="Calibri" w:hAnsi="Calibri"/>
                <w:b/>
                <w:bCs/>
                <w:color w:val="000000"/>
                <w:szCs w:val="20"/>
              </w:rPr>
              <w:t>DMA Channel</w:t>
            </w:r>
          </w:p>
        </w:tc>
        <w:tc>
          <w:tcPr>
            <w:tcW w:w="1710" w:type="dxa"/>
            <w:shd w:val="clear" w:color="auto" w:fill="auto"/>
            <w:vAlign w:val="center"/>
          </w:tcPr>
          <w:p w:rsidR="00140CC2" w:rsidRPr="00FC6B23" w:rsidRDefault="00140CC2">
            <w:pPr>
              <w:spacing w:after="120"/>
              <w:jc w:val="center"/>
              <w:rPr>
                <w:rFonts w:ascii="Calibri" w:hAnsi="Calibri"/>
                <w:b/>
                <w:bCs/>
                <w:color w:val="000000"/>
                <w:szCs w:val="20"/>
              </w:rPr>
            </w:pPr>
            <w:r w:rsidRPr="00FC6B23">
              <w:rPr>
                <w:rFonts w:ascii="Calibri" w:hAnsi="Calibri"/>
                <w:b/>
                <w:bCs/>
                <w:color w:val="000000"/>
                <w:szCs w:val="20"/>
              </w:rPr>
              <w:t>SRC</w:t>
            </w:r>
          </w:p>
        </w:tc>
        <w:tc>
          <w:tcPr>
            <w:tcW w:w="1710" w:type="dxa"/>
            <w:shd w:val="clear" w:color="auto" w:fill="auto"/>
            <w:vAlign w:val="center"/>
          </w:tcPr>
          <w:p w:rsidR="00140CC2" w:rsidRPr="00FC6B23" w:rsidRDefault="00140CC2">
            <w:pPr>
              <w:spacing w:after="120"/>
              <w:jc w:val="center"/>
              <w:rPr>
                <w:rFonts w:ascii="Calibri" w:hAnsi="Calibri"/>
                <w:b/>
                <w:bCs/>
                <w:color w:val="000000"/>
                <w:szCs w:val="20"/>
              </w:rPr>
            </w:pPr>
            <w:r w:rsidRPr="00FC6B23">
              <w:rPr>
                <w:rFonts w:ascii="Calibri" w:hAnsi="Calibri"/>
                <w:b/>
                <w:bCs/>
                <w:color w:val="000000"/>
                <w:szCs w:val="20"/>
              </w:rPr>
              <w:t>DST</w:t>
            </w:r>
          </w:p>
        </w:tc>
        <w:tc>
          <w:tcPr>
            <w:tcW w:w="1370" w:type="dxa"/>
            <w:shd w:val="clear" w:color="auto" w:fill="auto"/>
            <w:vAlign w:val="center"/>
          </w:tcPr>
          <w:p w:rsidR="00140CC2" w:rsidRPr="00FC6B23" w:rsidRDefault="00140CC2">
            <w:pPr>
              <w:spacing w:after="120"/>
              <w:jc w:val="center"/>
              <w:rPr>
                <w:rFonts w:ascii="Calibri" w:hAnsi="Calibri"/>
                <w:b/>
                <w:bCs/>
                <w:color w:val="000000"/>
                <w:szCs w:val="20"/>
              </w:rPr>
            </w:pPr>
            <w:r w:rsidRPr="00FC6B23">
              <w:rPr>
                <w:rFonts w:ascii="Calibri" w:hAnsi="Calibri"/>
                <w:b/>
                <w:bCs/>
                <w:color w:val="000000"/>
                <w:szCs w:val="20"/>
              </w:rPr>
              <w:t>PBG RESOURCE</w:t>
            </w:r>
          </w:p>
        </w:tc>
        <w:tc>
          <w:tcPr>
            <w:tcW w:w="1476" w:type="dxa"/>
            <w:shd w:val="clear" w:color="auto" w:fill="auto"/>
            <w:vAlign w:val="center"/>
          </w:tcPr>
          <w:p w:rsidR="00140CC2" w:rsidRPr="00FC6B23" w:rsidRDefault="00140CC2">
            <w:pPr>
              <w:spacing w:after="120"/>
              <w:rPr>
                <w:rFonts w:ascii="Calibri" w:hAnsi="Calibri" w:cs="Arial"/>
                <w:b/>
                <w:bCs/>
                <w:color w:val="000000"/>
                <w:szCs w:val="20"/>
              </w:rPr>
            </w:pPr>
            <w:r w:rsidRPr="00FC6B23">
              <w:rPr>
                <w:rFonts w:ascii="Calibri" w:hAnsi="Calibri" w:cs="Arial"/>
                <w:b/>
                <w:bCs/>
                <w:color w:val="000000"/>
                <w:szCs w:val="20"/>
              </w:rPr>
              <w:t>HW Manual 31.4.2 Group</w:t>
            </w:r>
          </w:p>
        </w:tc>
        <w:tc>
          <w:tcPr>
            <w:tcW w:w="1476" w:type="dxa"/>
            <w:shd w:val="clear" w:color="auto" w:fill="auto"/>
            <w:vAlign w:val="center"/>
          </w:tcPr>
          <w:p w:rsidR="00140CC2" w:rsidRPr="00FC6B23" w:rsidRDefault="00140CC2">
            <w:pPr>
              <w:spacing w:after="120"/>
              <w:rPr>
                <w:rFonts w:ascii="Calibri" w:hAnsi="Calibri" w:cs="Arial"/>
                <w:b/>
                <w:bCs/>
                <w:color w:val="000000"/>
                <w:szCs w:val="20"/>
              </w:rPr>
            </w:pPr>
            <w:r w:rsidRPr="00FC6B23">
              <w:rPr>
                <w:rFonts w:ascii="Calibri" w:hAnsi="Calibri" w:cs="Arial"/>
                <w:b/>
                <w:bCs/>
                <w:color w:val="000000"/>
                <w:szCs w:val="20"/>
              </w:rPr>
              <w:t>HW Manual 31.4.2 Channel</w:t>
            </w:r>
          </w:p>
        </w:tc>
      </w:tr>
      <w:tr w:rsidR="00140CC2" w:rsidRPr="00FC6B23" w:rsidTr="00A42C5F">
        <w:tc>
          <w:tcPr>
            <w:tcW w:w="900" w:type="dxa"/>
            <w:shd w:val="clear" w:color="auto" w:fill="auto"/>
            <w:vAlign w:val="center"/>
          </w:tcPr>
          <w:p w:rsidR="00140CC2" w:rsidRPr="00FC6B23" w:rsidRDefault="00140CC2">
            <w:pPr>
              <w:jc w:val="center"/>
              <w:rPr>
                <w:rFonts w:ascii="Arial" w:hAnsi="Arial" w:cs="Arial"/>
                <w:color w:val="000000"/>
                <w:sz w:val="24"/>
              </w:rPr>
            </w:pPr>
            <w:r w:rsidRPr="00FC6B23">
              <w:rPr>
                <w:rFonts w:ascii="Arial" w:hAnsi="Arial" w:cs="Arial"/>
                <w:color w:val="000000"/>
              </w:rPr>
              <w:t>0</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SPI Register (CSIH1)</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Local RAM (Motor Control)</w:t>
            </w:r>
          </w:p>
        </w:tc>
        <w:tc>
          <w:tcPr>
            <w:tcW w:w="137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CSIH1 group B</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PBG2A</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11</w:t>
            </w:r>
          </w:p>
        </w:tc>
      </w:tr>
      <w:tr w:rsidR="00140CC2" w:rsidRPr="00FC6B23" w:rsidTr="00A42C5F">
        <w:tc>
          <w:tcPr>
            <w:tcW w:w="900" w:type="dxa"/>
            <w:shd w:val="clear" w:color="auto" w:fill="auto"/>
            <w:vAlign w:val="center"/>
          </w:tcPr>
          <w:p w:rsidR="00140CC2" w:rsidRPr="00FC6B23" w:rsidRDefault="00140CC2">
            <w:pPr>
              <w:jc w:val="center"/>
              <w:rPr>
                <w:rFonts w:ascii="Arial" w:hAnsi="Arial" w:cs="Arial"/>
                <w:color w:val="000000"/>
                <w:sz w:val="24"/>
              </w:rPr>
            </w:pPr>
            <w:r w:rsidRPr="00FC6B23">
              <w:rPr>
                <w:rFonts w:ascii="Arial" w:hAnsi="Arial" w:cs="Arial"/>
                <w:color w:val="000000"/>
              </w:rPr>
              <w:t>1</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ADC Register (ADCD0)</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Local RAM (Motor Control)</w:t>
            </w:r>
          </w:p>
        </w:tc>
        <w:tc>
          <w:tcPr>
            <w:tcW w:w="137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ADCD0</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PBG3A</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10</w:t>
            </w:r>
          </w:p>
        </w:tc>
      </w:tr>
      <w:tr w:rsidR="00140CC2" w:rsidRPr="00FC6B23" w:rsidTr="00A42C5F">
        <w:tc>
          <w:tcPr>
            <w:tcW w:w="900" w:type="dxa"/>
            <w:shd w:val="clear" w:color="auto" w:fill="auto"/>
            <w:vAlign w:val="center"/>
          </w:tcPr>
          <w:p w:rsidR="00140CC2" w:rsidRPr="00FC6B23" w:rsidRDefault="00140CC2">
            <w:pPr>
              <w:jc w:val="center"/>
              <w:rPr>
                <w:rFonts w:ascii="Arial" w:hAnsi="Arial" w:cs="Arial"/>
                <w:color w:val="000000"/>
                <w:sz w:val="24"/>
              </w:rPr>
            </w:pPr>
            <w:r w:rsidRPr="00FC6B23">
              <w:rPr>
                <w:rFonts w:ascii="Arial" w:hAnsi="Arial" w:cs="Arial"/>
                <w:color w:val="000000"/>
              </w:rPr>
              <w:t>2</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SPI Register (CSIH3)</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Local RAM (Motor Control)</w:t>
            </w:r>
          </w:p>
        </w:tc>
        <w:tc>
          <w:tcPr>
            <w:tcW w:w="137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CSIH3 group B</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PBG2A</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15</w:t>
            </w:r>
          </w:p>
        </w:tc>
      </w:tr>
      <w:tr w:rsidR="00140CC2" w:rsidRPr="00FC6B23" w:rsidTr="00A42C5F">
        <w:tc>
          <w:tcPr>
            <w:tcW w:w="900" w:type="dxa"/>
            <w:shd w:val="clear" w:color="auto" w:fill="auto"/>
            <w:vAlign w:val="center"/>
          </w:tcPr>
          <w:p w:rsidR="00140CC2" w:rsidRPr="00FC6B23" w:rsidRDefault="00140CC2">
            <w:pPr>
              <w:jc w:val="center"/>
              <w:rPr>
                <w:rFonts w:ascii="Arial" w:hAnsi="Arial" w:cs="Arial"/>
                <w:color w:val="000000"/>
                <w:sz w:val="24"/>
              </w:rPr>
            </w:pPr>
            <w:r w:rsidRPr="00FC6B23">
              <w:rPr>
                <w:rFonts w:ascii="Arial" w:hAnsi="Arial" w:cs="Arial"/>
                <w:color w:val="000000"/>
              </w:rPr>
              <w:t>3</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Local RAM (Motor Control)</w:t>
            </w:r>
          </w:p>
        </w:tc>
        <w:tc>
          <w:tcPr>
            <w:tcW w:w="171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TSG3 (TSG31)</w:t>
            </w:r>
          </w:p>
        </w:tc>
        <w:tc>
          <w:tcPr>
            <w:tcW w:w="137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TSG31</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PBG1A</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8</w:t>
            </w:r>
          </w:p>
        </w:tc>
      </w:tr>
      <w:tr w:rsidR="00140CC2" w:rsidRPr="00FC6B23" w:rsidTr="00A42C5F">
        <w:tc>
          <w:tcPr>
            <w:tcW w:w="900" w:type="dxa"/>
            <w:shd w:val="clear" w:color="auto" w:fill="auto"/>
            <w:vAlign w:val="center"/>
          </w:tcPr>
          <w:p w:rsidR="00140CC2" w:rsidRPr="00FC6B23" w:rsidRDefault="00140CC2">
            <w:pPr>
              <w:jc w:val="center"/>
              <w:rPr>
                <w:rFonts w:ascii="Arial" w:hAnsi="Arial" w:cs="Arial"/>
                <w:color w:val="000000"/>
                <w:sz w:val="24"/>
              </w:rPr>
            </w:pPr>
            <w:r w:rsidRPr="00FC6B23">
              <w:rPr>
                <w:rFonts w:ascii="Arial" w:hAnsi="Arial" w:cs="Arial"/>
                <w:color w:val="000000"/>
              </w:rPr>
              <w:t>4</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Local RAM (Motor Control)</w:t>
            </w:r>
          </w:p>
        </w:tc>
        <w:tc>
          <w:tcPr>
            <w:tcW w:w="171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TSG3 (TSG31)</w:t>
            </w:r>
          </w:p>
        </w:tc>
        <w:tc>
          <w:tcPr>
            <w:tcW w:w="137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TSG31</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PBG1A</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8</w:t>
            </w:r>
          </w:p>
        </w:tc>
      </w:tr>
      <w:tr w:rsidR="00140CC2" w:rsidRPr="00FC6B23" w:rsidTr="00A42C5F">
        <w:tc>
          <w:tcPr>
            <w:tcW w:w="900" w:type="dxa"/>
            <w:shd w:val="clear" w:color="auto" w:fill="auto"/>
            <w:vAlign w:val="center"/>
          </w:tcPr>
          <w:p w:rsidR="00140CC2" w:rsidRPr="00FC6B23" w:rsidRDefault="00140CC2">
            <w:pPr>
              <w:jc w:val="center"/>
              <w:rPr>
                <w:rFonts w:ascii="Arial" w:hAnsi="Arial" w:cs="Arial"/>
                <w:color w:val="000000"/>
                <w:sz w:val="24"/>
              </w:rPr>
            </w:pPr>
            <w:r w:rsidRPr="00FC6B23">
              <w:rPr>
                <w:rFonts w:ascii="Arial" w:hAnsi="Arial" w:cs="Arial"/>
                <w:color w:val="000000"/>
              </w:rPr>
              <w:t>5</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none</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none</w:t>
            </w:r>
          </w:p>
        </w:tc>
        <w:tc>
          <w:tcPr>
            <w:tcW w:w="137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none</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unused</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unused</w:t>
            </w:r>
          </w:p>
        </w:tc>
      </w:tr>
      <w:tr w:rsidR="00140CC2" w:rsidRPr="00FC6B23" w:rsidTr="00A42C5F">
        <w:tc>
          <w:tcPr>
            <w:tcW w:w="900" w:type="dxa"/>
            <w:shd w:val="clear" w:color="auto" w:fill="auto"/>
            <w:vAlign w:val="center"/>
          </w:tcPr>
          <w:p w:rsidR="00140CC2" w:rsidRPr="00FC6B23" w:rsidRDefault="00140CC2">
            <w:pPr>
              <w:jc w:val="center"/>
              <w:rPr>
                <w:rFonts w:ascii="Arial" w:hAnsi="Arial" w:cs="Arial"/>
                <w:color w:val="000000"/>
                <w:sz w:val="24"/>
              </w:rPr>
            </w:pPr>
            <w:r w:rsidRPr="00FC6B23">
              <w:rPr>
                <w:rFonts w:ascii="Arial" w:hAnsi="Arial" w:cs="Arial"/>
                <w:color w:val="000000"/>
              </w:rPr>
              <w:t>6</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none</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none</w:t>
            </w:r>
          </w:p>
        </w:tc>
        <w:tc>
          <w:tcPr>
            <w:tcW w:w="137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none</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unused</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unused</w:t>
            </w:r>
          </w:p>
        </w:tc>
      </w:tr>
      <w:tr w:rsidR="00140CC2" w:rsidRPr="00FC6B23" w:rsidTr="00A42C5F">
        <w:tc>
          <w:tcPr>
            <w:tcW w:w="900" w:type="dxa"/>
            <w:shd w:val="clear" w:color="auto" w:fill="auto"/>
            <w:vAlign w:val="center"/>
          </w:tcPr>
          <w:p w:rsidR="00140CC2" w:rsidRPr="00FC6B23" w:rsidRDefault="00140CC2">
            <w:pPr>
              <w:jc w:val="center"/>
              <w:rPr>
                <w:rFonts w:ascii="Arial" w:hAnsi="Arial" w:cs="Arial"/>
                <w:color w:val="000000"/>
                <w:sz w:val="24"/>
              </w:rPr>
            </w:pPr>
            <w:r w:rsidRPr="00FC6B23">
              <w:rPr>
                <w:rFonts w:ascii="Arial" w:hAnsi="Arial" w:cs="Arial"/>
                <w:color w:val="000000"/>
              </w:rPr>
              <w:lastRenderedPageBreak/>
              <w:t>7</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none</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none</w:t>
            </w:r>
          </w:p>
        </w:tc>
        <w:tc>
          <w:tcPr>
            <w:tcW w:w="137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none</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unused</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unused</w:t>
            </w:r>
          </w:p>
        </w:tc>
      </w:tr>
      <w:tr w:rsidR="00140CC2" w:rsidRPr="00FC6B23" w:rsidTr="00A42C5F">
        <w:tc>
          <w:tcPr>
            <w:tcW w:w="900" w:type="dxa"/>
            <w:shd w:val="clear" w:color="auto" w:fill="auto"/>
            <w:vAlign w:val="center"/>
          </w:tcPr>
          <w:p w:rsidR="00140CC2" w:rsidRPr="00FC6B23" w:rsidRDefault="00140CC2">
            <w:pPr>
              <w:jc w:val="center"/>
              <w:rPr>
                <w:rFonts w:ascii="Arial" w:hAnsi="Arial" w:cs="Arial"/>
                <w:color w:val="000000"/>
                <w:sz w:val="24"/>
              </w:rPr>
            </w:pPr>
            <w:r w:rsidRPr="00FC6B23">
              <w:rPr>
                <w:rFonts w:ascii="Arial" w:hAnsi="Arial" w:cs="Arial"/>
                <w:color w:val="000000"/>
              </w:rPr>
              <w:t>8</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none</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none</w:t>
            </w:r>
          </w:p>
        </w:tc>
        <w:tc>
          <w:tcPr>
            <w:tcW w:w="137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none</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unused</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unused</w:t>
            </w:r>
          </w:p>
        </w:tc>
      </w:tr>
      <w:tr w:rsidR="00140CC2" w:rsidRPr="00FC6B23" w:rsidTr="00A42C5F">
        <w:tc>
          <w:tcPr>
            <w:tcW w:w="900" w:type="dxa"/>
            <w:shd w:val="clear" w:color="auto" w:fill="auto"/>
            <w:vAlign w:val="center"/>
          </w:tcPr>
          <w:p w:rsidR="00140CC2" w:rsidRPr="00FC6B23" w:rsidRDefault="00140CC2">
            <w:pPr>
              <w:jc w:val="center"/>
              <w:rPr>
                <w:rFonts w:ascii="Arial" w:hAnsi="Arial" w:cs="Arial"/>
                <w:color w:val="000000"/>
                <w:sz w:val="24"/>
              </w:rPr>
            </w:pPr>
            <w:r w:rsidRPr="00FC6B23">
              <w:rPr>
                <w:rFonts w:ascii="Arial" w:hAnsi="Arial" w:cs="Arial"/>
                <w:color w:val="000000"/>
              </w:rPr>
              <w:t>9</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Local RAM (Motor Control)</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Local RAM</w:t>
            </w:r>
          </w:p>
        </w:tc>
        <w:tc>
          <w:tcPr>
            <w:tcW w:w="137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none</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N/A</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N/A</w:t>
            </w:r>
          </w:p>
        </w:tc>
      </w:tr>
      <w:tr w:rsidR="00140CC2" w:rsidRPr="00FC6B23" w:rsidTr="00A42C5F">
        <w:tc>
          <w:tcPr>
            <w:tcW w:w="900" w:type="dxa"/>
            <w:shd w:val="clear" w:color="auto" w:fill="auto"/>
            <w:vAlign w:val="center"/>
          </w:tcPr>
          <w:p w:rsidR="00140CC2" w:rsidRPr="00FC6B23" w:rsidRDefault="00140CC2">
            <w:pPr>
              <w:jc w:val="center"/>
              <w:rPr>
                <w:rFonts w:ascii="Arial" w:hAnsi="Arial" w:cs="Arial"/>
                <w:color w:val="000000"/>
                <w:sz w:val="24"/>
              </w:rPr>
            </w:pPr>
            <w:r w:rsidRPr="00FC6B23">
              <w:rPr>
                <w:rFonts w:ascii="Arial" w:hAnsi="Arial" w:cs="Arial"/>
                <w:color w:val="000000"/>
              </w:rPr>
              <w:t>10</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Local RAM (Motor Control)</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SPI Register (CSIH3)</w:t>
            </w:r>
          </w:p>
        </w:tc>
        <w:tc>
          <w:tcPr>
            <w:tcW w:w="137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CSIH3 group B</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PBG2A</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15</w:t>
            </w:r>
          </w:p>
        </w:tc>
      </w:tr>
      <w:tr w:rsidR="00140CC2" w:rsidRPr="00FC6B23" w:rsidTr="00A42C5F">
        <w:tc>
          <w:tcPr>
            <w:tcW w:w="900" w:type="dxa"/>
            <w:shd w:val="clear" w:color="auto" w:fill="auto"/>
            <w:vAlign w:val="center"/>
          </w:tcPr>
          <w:p w:rsidR="00140CC2" w:rsidRPr="00FC6B23" w:rsidRDefault="00140CC2">
            <w:pPr>
              <w:jc w:val="center"/>
              <w:rPr>
                <w:rFonts w:ascii="Arial" w:hAnsi="Arial" w:cs="Arial"/>
                <w:color w:val="000000"/>
                <w:sz w:val="24"/>
              </w:rPr>
            </w:pPr>
            <w:r w:rsidRPr="00FC6B23">
              <w:rPr>
                <w:rFonts w:ascii="Arial" w:hAnsi="Arial" w:cs="Arial"/>
                <w:color w:val="000000"/>
              </w:rPr>
              <w:t>12</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Local RAM (Motor Control)</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SPI Register (CSIH1)</w:t>
            </w:r>
          </w:p>
        </w:tc>
        <w:tc>
          <w:tcPr>
            <w:tcW w:w="137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CSIH1 group B</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PBG2A</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11</w:t>
            </w:r>
          </w:p>
        </w:tc>
      </w:tr>
      <w:tr w:rsidR="00140CC2" w:rsidRPr="00FC6B23" w:rsidTr="00A42C5F">
        <w:tc>
          <w:tcPr>
            <w:tcW w:w="900" w:type="dxa"/>
            <w:shd w:val="clear" w:color="auto" w:fill="auto"/>
            <w:vAlign w:val="center"/>
          </w:tcPr>
          <w:p w:rsidR="00140CC2" w:rsidRPr="00FC6B23" w:rsidRDefault="00140CC2">
            <w:pPr>
              <w:jc w:val="center"/>
              <w:rPr>
                <w:rFonts w:ascii="Arial" w:hAnsi="Arial" w:cs="Arial"/>
                <w:color w:val="000000"/>
                <w:sz w:val="24"/>
              </w:rPr>
            </w:pPr>
            <w:r w:rsidRPr="00FC6B23">
              <w:rPr>
                <w:rFonts w:ascii="Arial" w:hAnsi="Arial" w:cs="Arial"/>
                <w:color w:val="000000"/>
              </w:rPr>
              <w:t>14</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ADC Register (ADCD1)</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Local RAM (Motor Control)</w:t>
            </w:r>
          </w:p>
        </w:tc>
        <w:tc>
          <w:tcPr>
            <w:tcW w:w="137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ADCD1</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PBG3A</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11</w:t>
            </w:r>
          </w:p>
        </w:tc>
      </w:tr>
      <w:tr w:rsidR="00140CC2" w:rsidRPr="00FC6B23" w:rsidTr="00A42C5F">
        <w:tc>
          <w:tcPr>
            <w:tcW w:w="900" w:type="dxa"/>
            <w:shd w:val="clear" w:color="auto" w:fill="auto"/>
            <w:vAlign w:val="center"/>
          </w:tcPr>
          <w:p w:rsidR="00140CC2" w:rsidRPr="00FC6B23" w:rsidRDefault="00140CC2">
            <w:pPr>
              <w:jc w:val="center"/>
              <w:rPr>
                <w:rFonts w:ascii="Arial" w:hAnsi="Arial" w:cs="Arial"/>
                <w:color w:val="000000"/>
                <w:sz w:val="24"/>
              </w:rPr>
            </w:pPr>
            <w:r w:rsidRPr="00FC6B23">
              <w:rPr>
                <w:rFonts w:ascii="Arial" w:hAnsi="Arial" w:cs="Arial"/>
                <w:color w:val="000000"/>
              </w:rPr>
              <w:t>15</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Local RAM (Motor Control)</w:t>
            </w:r>
          </w:p>
        </w:tc>
        <w:tc>
          <w:tcPr>
            <w:tcW w:w="1710" w:type="dxa"/>
            <w:shd w:val="clear" w:color="auto" w:fill="auto"/>
            <w:vAlign w:val="bottom"/>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Local RAM (Motor Control)</w:t>
            </w:r>
          </w:p>
        </w:tc>
        <w:tc>
          <w:tcPr>
            <w:tcW w:w="1370"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none</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N/A</w:t>
            </w:r>
          </w:p>
        </w:tc>
        <w:tc>
          <w:tcPr>
            <w:tcW w:w="1476" w:type="dxa"/>
            <w:shd w:val="clear" w:color="auto" w:fill="auto"/>
            <w:vAlign w:val="center"/>
          </w:tcPr>
          <w:p w:rsidR="00140CC2" w:rsidRPr="00FC6B23" w:rsidRDefault="00140CC2">
            <w:pPr>
              <w:jc w:val="center"/>
              <w:rPr>
                <w:rFonts w:ascii="Calibri" w:hAnsi="Calibri"/>
                <w:color w:val="000000"/>
                <w:sz w:val="22"/>
                <w:szCs w:val="22"/>
              </w:rPr>
            </w:pPr>
            <w:r w:rsidRPr="00FC6B23">
              <w:rPr>
                <w:rFonts w:ascii="Calibri" w:hAnsi="Calibri"/>
                <w:color w:val="000000"/>
                <w:sz w:val="22"/>
                <w:szCs w:val="22"/>
              </w:rPr>
              <w:t>N/A</w:t>
            </w:r>
          </w:p>
        </w:tc>
      </w:tr>
    </w:tbl>
    <w:p w:rsidR="00140CC2" w:rsidRDefault="00140CC2">
      <w:pPr>
        <w:rPr>
          <w:rFonts w:ascii="Calibri" w:hAnsi="Calibri"/>
          <w:color w:val="000000"/>
        </w:rPr>
      </w:pPr>
    </w:p>
    <w:p w:rsidR="00140CC2" w:rsidRDefault="00140CC2">
      <w:pPr>
        <w:rPr>
          <w:rFonts w:ascii="Calibri" w:hAnsi="Calibri"/>
          <w:color w:val="000000"/>
        </w:rPr>
      </w:pPr>
    </w:p>
    <w:p w:rsidR="00140CC2" w:rsidRDefault="00140CC2">
      <w:pPr>
        <w:rPr>
          <w:rFonts w:ascii="Calibri" w:hAnsi="Calibri"/>
          <w:color w:val="000000"/>
        </w:rPr>
      </w:pPr>
    </w:p>
    <w:p w:rsidR="00140CC2" w:rsidRDefault="00140CC2">
      <w:pPr>
        <w:rPr>
          <w:rFonts w:ascii="Calibri" w:hAnsi="Calibri"/>
          <w:color w:val="000000"/>
        </w:rPr>
      </w:pPr>
      <w:r>
        <w:rPr>
          <w:rFonts w:ascii="Calibri" w:hAnsi="Calibri"/>
          <w:color w:val="000000"/>
        </w:rPr>
        <w:t>A system controlling access by PEID, SPID was established with the following operations allowed:</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1"/>
        <w:gridCol w:w="585"/>
        <w:gridCol w:w="1058"/>
        <w:gridCol w:w="1058"/>
        <w:gridCol w:w="665"/>
        <w:gridCol w:w="720"/>
      </w:tblGrid>
      <w:tr w:rsidR="00140CC2" w:rsidRPr="00FC6B23" w:rsidTr="00A42C5F">
        <w:trPr>
          <w:cantSplit/>
        </w:trPr>
        <w:tc>
          <w:tcPr>
            <w:tcW w:w="585" w:type="dxa"/>
            <w:vAlign w:val="center"/>
          </w:tcPr>
          <w:p w:rsidR="00140CC2" w:rsidRPr="00FC6B23" w:rsidRDefault="00140CC2">
            <w:pPr>
              <w:spacing w:after="120"/>
              <w:jc w:val="center"/>
              <w:rPr>
                <w:rFonts w:ascii="Calibri" w:hAnsi="Calibri"/>
                <w:color w:val="000000"/>
              </w:rPr>
            </w:pPr>
            <w:r>
              <w:rPr>
                <w:rFonts w:ascii="Calibri" w:hAnsi="Calibri"/>
                <w:color w:val="000000"/>
              </w:rPr>
              <w:t>PEID</w:t>
            </w:r>
          </w:p>
        </w:tc>
        <w:tc>
          <w:tcPr>
            <w:tcW w:w="585"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SPID</w:t>
            </w:r>
          </w:p>
        </w:tc>
        <w:tc>
          <w:tcPr>
            <w:tcW w:w="1058"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peripheral    reads</w:t>
            </w:r>
          </w:p>
        </w:tc>
        <w:tc>
          <w:tcPr>
            <w:tcW w:w="1058"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peripheral    writes</w:t>
            </w:r>
          </w:p>
        </w:tc>
        <w:tc>
          <w:tcPr>
            <w:tcW w:w="665"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RAM reads</w:t>
            </w:r>
          </w:p>
        </w:tc>
        <w:tc>
          <w:tcPr>
            <w:tcW w:w="720"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RAM writes</w:t>
            </w:r>
          </w:p>
        </w:tc>
      </w:tr>
      <w:tr w:rsidR="00140CC2" w:rsidRPr="00FC6B23" w:rsidTr="00A42C5F">
        <w:trPr>
          <w:cantSplit/>
          <w:trHeight w:val="288"/>
        </w:trPr>
        <w:tc>
          <w:tcPr>
            <w:tcW w:w="585" w:type="dxa"/>
            <w:vAlign w:val="center"/>
          </w:tcPr>
          <w:p w:rsidR="00140CC2" w:rsidRPr="00FC6B23" w:rsidRDefault="00140CC2">
            <w:pPr>
              <w:spacing w:after="120"/>
              <w:jc w:val="center"/>
              <w:rPr>
                <w:rFonts w:ascii="Calibri" w:hAnsi="Calibri"/>
                <w:color w:val="000000"/>
              </w:rPr>
            </w:pPr>
            <w:r>
              <w:rPr>
                <w:rFonts w:ascii="Calibri" w:hAnsi="Calibri"/>
                <w:color w:val="000000"/>
              </w:rPr>
              <w:t>1</w:t>
            </w:r>
          </w:p>
        </w:tc>
        <w:tc>
          <w:tcPr>
            <w:tcW w:w="585"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0</w:t>
            </w:r>
          </w:p>
        </w:tc>
        <w:tc>
          <w:tcPr>
            <w:tcW w:w="1058" w:type="dxa"/>
            <w:shd w:val="clear" w:color="auto" w:fill="auto"/>
            <w:vAlign w:val="center"/>
          </w:tcPr>
          <w:p w:rsidR="00140CC2" w:rsidRPr="00FC6B23" w:rsidRDefault="00140CC2">
            <w:pPr>
              <w:spacing w:after="120"/>
              <w:jc w:val="center"/>
              <w:rPr>
                <w:rFonts w:ascii="Calibri" w:hAnsi="Calibri"/>
                <w:color w:val="000000"/>
              </w:rPr>
            </w:pPr>
          </w:p>
        </w:tc>
        <w:tc>
          <w:tcPr>
            <w:tcW w:w="1058" w:type="dxa"/>
            <w:shd w:val="clear" w:color="auto" w:fill="auto"/>
            <w:vAlign w:val="center"/>
          </w:tcPr>
          <w:p w:rsidR="00140CC2" w:rsidRPr="00FC6B23" w:rsidRDefault="00140CC2">
            <w:pPr>
              <w:spacing w:after="120"/>
              <w:jc w:val="center"/>
              <w:rPr>
                <w:rFonts w:ascii="Calibri" w:hAnsi="Calibri"/>
                <w:color w:val="000000"/>
              </w:rPr>
            </w:pPr>
          </w:p>
        </w:tc>
        <w:tc>
          <w:tcPr>
            <w:tcW w:w="665"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X</w:t>
            </w:r>
          </w:p>
        </w:tc>
        <w:tc>
          <w:tcPr>
            <w:tcW w:w="720"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X</w:t>
            </w:r>
          </w:p>
        </w:tc>
      </w:tr>
      <w:tr w:rsidR="00140CC2" w:rsidRPr="00FC6B23" w:rsidTr="00A42C5F">
        <w:trPr>
          <w:cantSplit/>
          <w:trHeight w:val="288"/>
        </w:trPr>
        <w:tc>
          <w:tcPr>
            <w:tcW w:w="585" w:type="dxa"/>
            <w:vAlign w:val="center"/>
          </w:tcPr>
          <w:p w:rsidR="00140CC2" w:rsidRPr="00FC6B23" w:rsidRDefault="00140CC2">
            <w:pPr>
              <w:spacing w:after="120"/>
              <w:jc w:val="center"/>
              <w:rPr>
                <w:rFonts w:ascii="Calibri" w:hAnsi="Calibri"/>
                <w:color w:val="000000"/>
              </w:rPr>
            </w:pPr>
            <w:r>
              <w:rPr>
                <w:rFonts w:ascii="Calibri" w:hAnsi="Calibri"/>
                <w:color w:val="000000"/>
              </w:rPr>
              <w:t>1</w:t>
            </w:r>
          </w:p>
        </w:tc>
        <w:tc>
          <w:tcPr>
            <w:tcW w:w="585"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1</w:t>
            </w:r>
          </w:p>
        </w:tc>
        <w:tc>
          <w:tcPr>
            <w:tcW w:w="1058"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X</w:t>
            </w:r>
          </w:p>
        </w:tc>
        <w:tc>
          <w:tcPr>
            <w:tcW w:w="1058"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X</w:t>
            </w:r>
          </w:p>
        </w:tc>
        <w:tc>
          <w:tcPr>
            <w:tcW w:w="665" w:type="dxa"/>
            <w:shd w:val="clear" w:color="auto" w:fill="auto"/>
            <w:vAlign w:val="center"/>
          </w:tcPr>
          <w:p w:rsidR="00140CC2" w:rsidRPr="00FC6B23" w:rsidRDefault="00140CC2">
            <w:pPr>
              <w:spacing w:after="120"/>
              <w:jc w:val="center"/>
              <w:rPr>
                <w:rFonts w:ascii="Calibri" w:hAnsi="Calibri"/>
                <w:color w:val="000000"/>
              </w:rPr>
            </w:pPr>
          </w:p>
        </w:tc>
        <w:tc>
          <w:tcPr>
            <w:tcW w:w="720" w:type="dxa"/>
            <w:shd w:val="clear" w:color="auto" w:fill="auto"/>
            <w:vAlign w:val="center"/>
          </w:tcPr>
          <w:p w:rsidR="00140CC2" w:rsidRPr="00FC6B23" w:rsidRDefault="00140CC2">
            <w:pPr>
              <w:spacing w:after="120"/>
              <w:jc w:val="center"/>
              <w:rPr>
                <w:rFonts w:ascii="Calibri" w:hAnsi="Calibri"/>
                <w:color w:val="000000"/>
              </w:rPr>
            </w:pPr>
          </w:p>
        </w:tc>
      </w:tr>
      <w:tr w:rsidR="00140CC2" w:rsidRPr="00FC6B23" w:rsidTr="00A42C5F">
        <w:trPr>
          <w:cantSplit/>
          <w:trHeight w:val="288"/>
        </w:trPr>
        <w:tc>
          <w:tcPr>
            <w:tcW w:w="585" w:type="dxa"/>
            <w:vAlign w:val="center"/>
          </w:tcPr>
          <w:p w:rsidR="00140CC2" w:rsidRPr="00FC6B23" w:rsidRDefault="00140CC2">
            <w:pPr>
              <w:spacing w:after="120"/>
              <w:jc w:val="center"/>
              <w:rPr>
                <w:rFonts w:ascii="Calibri" w:hAnsi="Calibri"/>
                <w:color w:val="000000"/>
              </w:rPr>
            </w:pPr>
            <w:r>
              <w:rPr>
                <w:rFonts w:ascii="Calibri" w:hAnsi="Calibri"/>
                <w:color w:val="000000"/>
              </w:rPr>
              <w:t>1</w:t>
            </w:r>
          </w:p>
        </w:tc>
        <w:tc>
          <w:tcPr>
            <w:tcW w:w="585"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2</w:t>
            </w:r>
          </w:p>
        </w:tc>
        <w:tc>
          <w:tcPr>
            <w:tcW w:w="1058" w:type="dxa"/>
            <w:shd w:val="clear" w:color="auto" w:fill="auto"/>
            <w:vAlign w:val="center"/>
          </w:tcPr>
          <w:p w:rsidR="00140CC2" w:rsidRPr="00FC6B23" w:rsidRDefault="00140CC2">
            <w:pPr>
              <w:spacing w:after="120"/>
              <w:jc w:val="center"/>
              <w:rPr>
                <w:rFonts w:ascii="Calibri" w:hAnsi="Calibri"/>
                <w:color w:val="000000"/>
              </w:rPr>
            </w:pPr>
          </w:p>
        </w:tc>
        <w:tc>
          <w:tcPr>
            <w:tcW w:w="1058"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X</w:t>
            </w:r>
          </w:p>
        </w:tc>
        <w:tc>
          <w:tcPr>
            <w:tcW w:w="665"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X</w:t>
            </w:r>
          </w:p>
        </w:tc>
        <w:tc>
          <w:tcPr>
            <w:tcW w:w="720" w:type="dxa"/>
            <w:shd w:val="clear" w:color="auto" w:fill="auto"/>
            <w:vAlign w:val="center"/>
          </w:tcPr>
          <w:p w:rsidR="00140CC2" w:rsidRPr="00FC6B23" w:rsidRDefault="00140CC2">
            <w:pPr>
              <w:spacing w:after="120"/>
              <w:jc w:val="center"/>
              <w:rPr>
                <w:rFonts w:ascii="Calibri" w:hAnsi="Calibri"/>
                <w:color w:val="000000"/>
              </w:rPr>
            </w:pPr>
          </w:p>
        </w:tc>
      </w:tr>
      <w:tr w:rsidR="00140CC2" w:rsidRPr="00FC6B23" w:rsidTr="00A42C5F">
        <w:trPr>
          <w:cantSplit/>
          <w:trHeight w:val="296"/>
        </w:trPr>
        <w:tc>
          <w:tcPr>
            <w:tcW w:w="585" w:type="dxa"/>
            <w:vAlign w:val="center"/>
          </w:tcPr>
          <w:p w:rsidR="00140CC2" w:rsidRPr="00FC6B23" w:rsidRDefault="00140CC2">
            <w:pPr>
              <w:spacing w:after="120"/>
              <w:jc w:val="center"/>
              <w:rPr>
                <w:rFonts w:ascii="Calibri" w:hAnsi="Calibri"/>
                <w:color w:val="000000"/>
              </w:rPr>
            </w:pPr>
            <w:r>
              <w:rPr>
                <w:rFonts w:ascii="Calibri" w:hAnsi="Calibri"/>
                <w:color w:val="000000"/>
              </w:rPr>
              <w:t>1</w:t>
            </w:r>
          </w:p>
        </w:tc>
        <w:tc>
          <w:tcPr>
            <w:tcW w:w="585"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3</w:t>
            </w:r>
          </w:p>
        </w:tc>
        <w:tc>
          <w:tcPr>
            <w:tcW w:w="1058"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X</w:t>
            </w:r>
          </w:p>
        </w:tc>
        <w:tc>
          <w:tcPr>
            <w:tcW w:w="1058" w:type="dxa"/>
            <w:shd w:val="clear" w:color="auto" w:fill="auto"/>
            <w:vAlign w:val="center"/>
          </w:tcPr>
          <w:p w:rsidR="00140CC2" w:rsidRPr="00FC6B23" w:rsidRDefault="00140CC2">
            <w:pPr>
              <w:spacing w:after="120"/>
              <w:jc w:val="center"/>
              <w:rPr>
                <w:rFonts w:ascii="Calibri" w:hAnsi="Calibri"/>
                <w:color w:val="000000"/>
              </w:rPr>
            </w:pPr>
          </w:p>
        </w:tc>
        <w:tc>
          <w:tcPr>
            <w:tcW w:w="665" w:type="dxa"/>
            <w:shd w:val="clear" w:color="auto" w:fill="auto"/>
            <w:vAlign w:val="center"/>
          </w:tcPr>
          <w:p w:rsidR="00140CC2" w:rsidRPr="00FC6B23" w:rsidRDefault="00140CC2">
            <w:pPr>
              <w:spacing w:after="120"/>
              <w:jc w:val="center"/>
              <w:rPr>
                <w:rFonts w:ascii="Calibri" w:hAnsi="Calibri"/>
                <w:color w:val="000000"/>
              </w:rPr>
            </w:pPr>
          </w:p>
        </w:tc>
        <w:tc>
          <w:tcPr>
            <w:tcW w:w="720" w:type="dxa"/>
            <w:shd w:val="clear" w:color="auto" w:fill="auto"/>
            <w:vAlign w:val="center"/>
          </w:tcPr>
          <w:p w:rsidR="00140CC2" w:rsidRPr="00FC6B23" w:rsidRDefault="00140CC2">
            <w:pPr>
              <w:spacing w:after="120"/>
              <w:jc w:val="center"/>
              <w:rPr>
                <w:rFonts w:ascii="Calibri" w:hAnsi="Calibri"/>
                <w:color w:val="000000"/>
              </w:rPr>
            </w:pPr>
            <w:r w:rsidRPr="00FC6B23">
              <w:rPr>
                <w:rFonts w:ascii="Calibri" w:hAnsi="Calibri"/>
                <w:color w:val="000000"/>
              </w:rPr>
              <w:t>X</w:t>
            </w:r>
          </w:p>
        </w:tc>
      </w:tr>
    </w:tbl>
    <w:p w:rsidR="00140CC2" w:rsidRDefault="00140CC2">
      <w:pPr>
        <w:rPr>
          <w:rFonts w:ascii="Calibri" w:hAnsi="Calibri"/>
          <w:color w:val="000000"/>
        </w:rPr>
      </w:pPr>
    </w:p>
    <w:p w:rsidR="00140CC2" w:rsidRPr="00186EC0" w:rsidRDefault="00140CC2">
      <w:pPr>
        <w:rPr>
          <w:rFonts w:ascii="Calibri" w:hAnsi="Calibri"/>
        </w:rPr>
      </w:pPr>
      <w:r w:rsidRPr="00186EC0">
        <w:rPr>
          <w:rFonts w:ascii="Calibri" w:hAnsi="Calibri"/>
        </w:rPr>
        <w:t>Flexray</w:t>
      </w:r>
      <w:r>
        <w:rPr>
          <w:rFonts w:ascii="Calibri" w:hAnsi="Calibri"/>
        </w:rPr>
        <w:t>’s</w:t>
      </w:r>
      <w:r w:rsidRPr="00186EC0">
        <w:rPr>
          <w:rFonts w:ascii="Calibri" w:hAnsi="Calibri"/>
        </w:rPr>
        <w:t xml:space="preserve"> </w:t>
      </w:r>
      <w:r>
        <w:rPr>
          <w:rFonts w:ascii="Calibri" w:hAnsi="Calibri"/>
        </w:rPr>
        <w:t xml:space="preserve">use of PEID (Processor Identification number) 4 means that this PBG design grants it NO ACCESS to peripherals since both PEID and SPID must match to get PBG access.  PEID match is not required for PEGG access so </w:t>
      </w:r>
      <w:r w:rsidRPr="00186EC0">
        <w:rPr>
          <w:rFonts w:ascii="Calibri" w:hAnsi="Calibri"/>
        </w:rPr>
        <w:t>Flexray</w:t>
      </w:r>
      <w:r>
        <w:rPr>
          <w:rFonts w:ascii="Calibri" w:hAnsi="Calibri"/>
        </w:rPr>
        <w:t xml:space="preserve"> does get RAM access based on its SPID 3.</w:t>
      </w:r>
    </w:p>
    <w:p w:rsidR="00140CC2" w:rsidRDefault="00140CC2">
      <w:pPr>
        <w:rPr>
          <w:rFonts w:ascii="Calibri" w:hAnsi="Calibri"/>
          <w:color w:val="000000"/>
        </w:rPr>
      </w:pPr>
    </w:p>
    <w:p w:rsidR="00140CC2" w:rsidRDefault="00140CC2">
      <w:pPr>
        <w:rPr>
          <w:rFonts w:ascii="Calibri" w:hAnsi="Calibri"/>
          <w:color w:val="000000"/>
        </w:rPr>
      </w:pPr>
      <w:r>
        <w:rPr>
          <w:rFonts w:ascii="Calibri" w:hAnsi="Calibri"/>
          <w:color w:val="000000"/>
        </w:rPr>
        <w:t>Each DMA channel must use the PEID and SPID which provides the access it needs to perform its reads and writes.  SPID 1 is reserved for the PE only.  NOTE that PE access to LRAM does not use the same access sources as other masters so this table need not provide LRAM access to the PE.</w:t>
      </w:r>
    </w:p>
    <w:p w:rsidR="00140CC2" w:rsidRDefault="00140CC2">
      <w:pPr>
        <w:rPr>
          <w:rFonts w:ascii="Calibri" w:hAnsi="Calibri"/>
          <w:color w:val="000000"/>
        </w:rPr>
      </w:pPr>
    </w:p>
    <w:p w:rsidR="00140CC2" w:rsidRDefault="00140CC2">
      <w:pPr>
        <w:rPr>
          <w:rFonts w:ascii="Calibri" w:hAnsi="Calibri"/>
          <w:color w:val="000000"/>
        </w:rPr>
      </w:pPr>
      <w:r>
        <w:rPr>
          <w:rFonts w:ascii="Calibri" w:hAnsi="Calibri"/>
          <w:color w:val="000000"/>
        </w:rPr>
        <w:t xml:space="preserve">The DMA SPIDs needed by each PBG group, channel pair were gathered from these.  </w:t>
      </w:r>
    </w:p>
    <w:p w:rsidR="00140CC2" w:rsidRDefault="00140CC2">
      <w:pPr>
        <w:rPr>
          <w:rFonts w:ascii="Calibri" w:hAnsi="Calibri"/>
          <w:color w:val="000000"/>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350"/>
        <w:gridCol w:w="1350"/>
      </w:tblGrid>
      <w:tr w:rsidR="00140CC2" w:rsidRPr="00FC6B23" w:rsidTr="00A42C5F">
        <w:tc>
          <w:tcPr>
            <w:tcW w:w="1260" w:type="dxa"/>
            <w:shd w:val="clear" w:color="auto" w:fill="auto"/>
          </w:tcPr>
          <w:p w:rsidR="00140CC2" w:rsidRPr="00FC6B23" w:rsidRDefault="00140CC2">
            <w:pPr>
              <w:rPr>
                <w:rFonts w:ascii="Calibri" w:hAnsi="Calibri"/>
                <w:color w:val="000000"/>
              </w:rPr>
            </w:pPr>
            <w:r w:rsidRPr="00FC6B23">
              <w:rPr>
                <w:rFonts w:ascii="Calibri" w:hAnsi="Calibri"/>
                <w:color w:val="000000"/>
              </w:rPr>
              <w:t>PBG Group</w:t>
            </w:r>
          </w:p>
        </w:tc>
        <w:tc>
          <w:tcPr>
            <w:tcW w:w="1350" w:type="dxa"/>
            <w:shd w:val="clear" w:color="auto" w:fill="auto"/>
          </w:tcPr>
          <w:p w:rsidR="00140CC2" w:rsidRPr="00FC6B23" w:rsidRDefault="00140CC2">
            <w:pPr>
              <w:rPr>
                <w:rFonts w:ascii="Calibri" w:hAnsi="Calibri"/>
                <w:color w:val="000000"/>
              </w:rPr>
            </w:pPr>
            <w:r w:rsidRPr="00FC6B23">
              <w:rPr>
                <w:rFonts w:ascii="Calibri" w:hAnsi="Calibri"/>
                <w:color w:val="000000"/>
              </w:rPr>
              <w:t>PBG Channel</w:t>
            </w:r>
          </w:p>
        </w:tc>
        <w:tc>
          <w:tcPr>
            <w:tcW w:w="1350" w:type="dxa"/>
            <w:shd w:val="clear" w:color="auto" w:fill="auto"/>
          </w:tcPr>
          <w:p w:rsidR="00140CC2" w:rsidRPr="00FC6B23" w:rsidRDefault="00140CC2">
            <w:pPr>
              <w:rPr>
                <w:rFonts w:ascii="Calibri" w:hAnsi="Calibri"/>
                <w:color w:val="000000"/>
              </w:rPr>
            </w:pPr>
            <w:r w:rsidRPr="00FC6B23">
              <w:rPr>
                <w:rFonts w:ascii="Calibri" w:hAnsi="Calibri"/>
                <w:color w:val="000000"/>
              </w:rPr>
              <w:t>SPIDs which need access</w:t>
            </w:r>
          </w:p>
        </w:tc>
      </w:tr>
      <w:tr w:rsidR="00140CC2" w:rsidRPr="00FC6B23" w:rsidTr="00A42C5F">
        <w:tc>
          <w:tcPr>
            <w:tcW w:w="1260" w:type="dxa"/>
            <w:shd w:val="clear" w:color="auto" w:fill="auto"/>
            <w:vAlign w:val="center"/>
          </w:tcPr>
          <w:tbl>
            <w:tblPr>
              <w:tblW w:w="3288" w:type="dxa"/>
              <w:tblLayout w:type="fixed"/>
              <w:tblLook w:val="04A0" w:firstRow="1" w:lastRow="0" w:firstColumn="1" w:lastColumn="0" w:noHBand="0" w:noVBand="1"/>
            </w:tblPr>
            <w:tblGrid>
              <w:gridCol w:w="1136"/>
              <w:gridCol w:w="1176"/>
              <w:gridCol w:w="976"/>
            </w:tblGrid>
            <w:tr w:rsidR="00140CC2" w:rsidRPr="000C47E9" w:rsidTr="00A42C5F">
              <w:trPr>
                <w:trHeight w:val="300"/>
              </w:trPr>
              <w:tc>
                <w:tcPr>
                  <w:tcW w:w="1136" w:type="dxa"/>
                  <w:tcBorders>
                    <w:top w:val="nil"/>
                    <w:left w:val="nil"/>
                    <w:bottom w:val="nil"/>
                    <w:right w:val="nil"/>
                  </w:tcBorders>
                  <w:shd w:val="clear" w:color="auto" w:fill="auto"/>
                  <w:noWrap/>
                  <w:vAlign w:val="center"/>
                  <w:hideMark/>
                </w:tcPr>
                <w:p w:rsidR="00140CC2" w:rsidRPr="000C47E9" w:rsidRDefault="00140CC2">
                  <w:pPr>
                    <w:jc w:val="center"/>
                    <w:rPr>
                      <w:rFonts w:ascii="Calibri" w:hAnsi="Calibri"/>
                      <w:color w:val="000000"/>
                      <w:sz w:val="22"/>
                      <w:szCs w:val="22"/>
                    </w:rPr>
                  </w:pPr>
                  <w:r>
                    <w:rPr>
                      <w:rFonts w:ascii="Calibri" w:hAnsi="Calibri"/>
                      <w:color w:val="000000"/>
                    </w:rPr>
                    <w:t>2A</w:t>
                  </w:r>
                </w:p>
              </w:tc>
              <w:tc>
                <w:tcPr>
                  <w:tcW w:w="1176" w:type="dxa"/>
                  <w:tcBorders>
                    <w:top w:val="nil"/>
                    <w:left w:val="nil"/>
                    <w:bottom w:val="nil"/>
                    <w:right w:val="nil"/>
                  </w:tcBorders>
                  <w:shd w:val="clear" w:color="auto" w:fill="auto"/>
                  <w:noWrap/>
                  <w:vAlign w:val="center"/>
                  <w:hideMark/>
                </w:tcPr>
                <w:p w:rsidR="00140CC2" w:rsidRPr="000C47E9" w:rsidRDefault="00140CC2">
                  <w:pPr>
                    <w:jc w:val="center"/>
                    <w:rPr>
                      <w:rFonts w:ascii="Calibri" w:hAnsi="Calibri"/>
                      <w:color w:val="000000"/>
                      <w:sz w:val="22"/>
                      <w:szCs w:val="22"/>
                    </w:rPr>
                  </w:pPr>
                </w:p>
              </w:tc>
              <w:tc>
                <w:tcPr>
                  <w:tcW w:w="976" w:type="dxa"/>
                  <w:tcBorders>
                    <w:top w:val="nil"/>
                    <w:left w:val="nil"/>
                    <w:bottom w:val="nil"/>
                    <w:right w:val="nil"/>
                  </w:tcBorders>
                  <w:shd w:val="clear" w:color="auto" w:fill="auto"/>
                  <w:noWrap/>
                  <w:vAlign w:val="center"/>
                  <w:hideMark/>
                </w:tcPr>
                <w:p w:rsidR="00140CC2" w:rsidRPr="000C47E9" w:rsidRDefault="00140CC2">
                  <w:pPr>
                    <w:jc w:val="center"/>
                    <w:rPr>
                      <w:rFonts w:ascii="Calibri" w:hAnsi="Calibri"/>
                      <w:color w:val="000000"/>
                      <w:sz w:val="22"/>
                      <w:szCs w:val="22"/>
                    </w:rPr>
                  </w:pPr>
                </w:p>
              </w:tc>
            </w:tr>
          </w:tbl>
          <w:p w:rsidR="00140CC2" w:rsidRPr="00FC6B23" w:rsidRDefault="00140CC2">
            <w:pPr>
              <w:jc w:val="center"/>
              <w:rPr>
                <w:rFonts w:ascii="Calibri" w:hAnsi="Calibri"/>
                <w:color w:val="000000"/>
              </w:rPr>
            </w:pPr>
          </w:p>
        </w:tc>
        <w:tc>
          <w:tcPr>
            <w:tcW w:w="1350" w:type="dxa"/>
            <w:shd w:val="clear" w:color="auto" w:fill="auto"/>
            <w:vAlign w:val="center"/>
          </w:tcPr>
          <w:p w:rsidR="00140CC2" w:rsidRPr="00FC6B23" w:rsidRDefault="00140CC2">
            <w:pPr>
              <w:jc w:val="center"/>
              <w:rPr>
                <w:rFonts w:ascii="Calibri" w:hAnsi="Calibri"/>
                <w:color w:val="000000"/>
              </w:rPr>
            </w:pPr>
            <w:r w:rsidRPr="00FC6B23">
              <w:rPr>
                <w:rFonts w:ascii="Calibri" w:hAnsi="Calibri"/>
                <w:color w:val="000000"/>
              </w:rPr>
              <w:t>8</w:t>
            </w:r>
          </w:p>
        </w:tc>
        <w:tc>
          <w:tcPr>
            <w:tcW w:w="1350" w:type="dxa"/>
            <w:shd w:val="clear" w:color="auto" w:fill="auto"/>
            <w:vAlign w:val="center"/>
          </w:tcPr>
          <w:p w:rsidR="00140CC2" w:rsidRPr="00FC6B23" w:rsidRDefault="00140CC2">
            <w:pPr>
              <w:jc w:val="center"/>
              <w:rPr>
                <w:rFonts w:ascii="Calibri" w:hAnsi="Calibri"/>
                <w:color w:val="000000"/>
              </w:rPr>
            </w:pPr>
            <w:r w:rsidRPr="00FC6B23">
              <w:rPr>
                <w:rFonts w:ascii="Calibri" w:hAnsi="Calibri"/>
                <w:color w:val="000000"/>
              </w:rPr>
              <w:t>2</w:t>
            </w:r>
          </w:p>
        </w:tc>
      </w:tr>
      <w:tr w:rsidR="00140CC2" w:rsidRPr="00FC6B23" w:rsidTr="00A42C5F">
        <w:tc>
          <w:tcPr>
            <w:tcW w:w="1260" w:type="dxa"/>
            <w:shd w:val="clear" w:color="auto" w:fill="auto"/>
            <w:vAlign w:val="center"/>
          </w:tcPr>
          <w:p w:rsidR="00140CC2" w:rsidRPr="00FC6B23" w:rsidRDefault="00140CC2">
            <w:pPr>
              <w:jc w:val="center"/>
              <w:rPr>
                <w:rFonts w:ascii="Calibri" w:hAnsi="Calibri"/>
                <w:color w:val="000000"/>
              </w:rPr>
            </w:pPr>
            <w:r w:rsidRPr="00FC6B23">
              <w:rPr>
                <w:rFonts w:ascii="Calibri" w:hAnsi="Calibri"/>
                <w:color w:val="000000"/>
              </w:rPr>
              <w:t>2A</w:t>
            </w:r>
          </w:p>
        </w:tc>
        <w:tc>
          <w:tcPr>
            <w:tcW w:w="1350" w:type="dxa"/>
            <w:shd w:val="clear" w:color="auto" w:fill="auto"/>
            <w:vAlign w:val="center"/>
          </w:tcPr>
          <w:p w:rsidR="00140CC2" w:rsidRPr="00FC6B23" w:rsidRDefault="00140CC2">
            <w:pPr>
              <w:jc w:val="center"/>
              <w:rPr>
                <w:rFonts w:ascii="Calibri" w:hAnsi="Calibri"/>
                <w:color w:val="000000"/>
              </w:rPr>
            </w:pPr>
            <w:r w:rsidRPr="00FC6B23">
              <w:rPr>
                <w:rFonts w:ascii="Calibri" w:hAnsi="Calibri"/>
                <w:color w:val="000000"/>
              </w:rPr>
              <w:t>11</w:t>
            </w:r>
          </w:p>
        </w:tc>
        <w:tc>
          <w:tcPr>
            <w:tcW w:w="1350" w:type="dxa"/>
            <w:shd w:val="clear" w:color="auto" w:fill="auto"/>
            <w:vAlign w:val="center"/>
          </w:tcPr>
          <w:p w:rsidR="00140CC2" w:rsidRPr="00FC6B23" w:rsidRDefault="00140CC2">
            <w:pPr>
              <w:jc w:val="center"/>
              <w:rPr>
                <w:rFonts w:ascii="Calibri" w:hAnsi="Calibri"/>
                <w:color w:val="000000"/>
              </w:rPr>
            </w:pPr>
            <w:r w:rsidRPr="00FC6B23">
              <w:rPr>
                <w:rFonts w:ascii="Calibri" w:hAnsi="Calibri"/>
                <w:color w:val="000000"/>
              </w:rPr>
              <w:t>2, 3</w:t>
            </w:r>
          </w:p>
        </w:tc>
      </w:tr>
      <w:tr w:rsidR="00140CC2" w:rsidRPr="00FC6B23" w:rsidTr="00A42C5F">
        <w:tc>
          <w:tcPr>
            <w:tcW w:w="1260" w:type="dxa"/>
            <w:shd w:val="clear" w:color="auto" w:fill="auto"/>
            <w:vAlign w:val="center"/>
          </w:tcPr>
          <w:p w:rsidR="00140CC2" w:rsidRPr="00FC6B23" w:rsidRDefault="00140CC2">
            <w:pPr>
              <w:jc w:val="center"/>
              <w:rPr>
                <w:rFonts w:ascii="Calibri" w:hAnsi="Calibri"/>
                <w:color w:val="000000"/>
              </w:rPr>
            </w:pPr>
            <w:r w:rsidRPr="00FC6B23">
              <w:rPr>
                <w:rFonts w:ascii="Calibri" w:hAnsi="Calibri"/>
                <w:color w:val="000000"/>
              </w:rPr>
              <w:t>2A</w:t>
            </w:r>
          </w:p>
        </w:tc>
        <w:tc>
          <w:tcPr>
            <w:tcW w:w="1350" w:type="dxa"/>
            <w:shd w:val="clear" w:color="auto" w:fill="auto"/>
            <w:vAlign w:val="center"/>
          </w:tcPr>
          <w:p w:rsidR="00140CC2" w:rsidRPr="00FC6B23" w:rsidRDefault="00140CC2">
            <w:pPr>
              <w:jc w:val="center"/>
              <w:rPr>
                <w:rFonts w:ascii="Calibri" w:hAnsi="Calibri"/>
                <w:color w:val="000000"/>
              </w:rPr>
            </w:pPr>
            <w:r w:rsidRPr="00FC6B23">
              <w:rPr>
                <w:rFonts w:ascii="Calibri" w:hAnsi="Calibri"/>
                <w:color w:val="000000"/>
              </w:rPr>
              <w:t>15</w:t>
            </w:r>
          </w:p>
        </w:tc>
        <w:tc>
          <w:tcPr>
            <w:tcW w:w="1350" w:type="dxa"/>
            <w:shd w:val="clear" w:color="auto" w:fill="auto"/>
            <w:vAlign w:val="center"/>
          </w:tcPr>
          <w:p w:rsidR="00140CC2" w:rsidRPr="00FC6B23" w:rsidRDefault="00140CC2">
            <w:pPr>
              <w:jc w:val="center"/>
              <w:rPr>
                <w:rFonts w:ascii="Calibri" w:hAnsi="Calibri"/>
                <w:color w:val="000000"/>
              </w:rPr>
            </w:pPr>
            <w:r w:rsidRPr="00FC6B23">
              <w:rPr>
                <w:rFonts w:ascii="Calibri" w:hAnsi="Calibri"/>
                <w:color w:val="000000"/>
              </w:rPr>
              <w:t>2, 3</w:t>
            </w:r>
          </w:p>
        </w:tc>
      </w:tr>
      <w:tr w:rsidR="00140CC2" w:rsidRPr="00FC6B23" w:rsidTr="00A42C5F">
        <w:tc>
          <w:tcPr>
            <w:tcW w:w="1260" w:type="dxa"/>
            <w:shd w:val="clear" w:color="auto" w:fill="auto"/>
            <w:vAlign w:val="center"/>
          </w:tcPr>
          <w:p w:rsidR="00140CC2" w:rsidRPr="00FC6B23" w:rsidRDefault="00140CC2">
            <w:pPr>
              <w:jc w:val="center"/>
              <w:rPr>
                <w:rFonts w:ascii="Calibri" w:hAnsi="Calibri"/>
                <w:color w:val="000000"/>
              </w:rPr>
            </w:pPr>
            <w:r w:rsidRPr="00FC6B23">
              <w:rPr>
                <w:rFonts w:ascii="Calibri" w:hAnsi="Calibri"/>
                <w:color w:val="000000"/>
              </w:rPr>
              <w:t>3A</w:t>
            </w:r>
          </w:p>
        </w:tc>
        <w:tc>
          <w:tcPr>
            <w:tcW w:w="1350" w:type="dxa"/>
            <w:shd w:val="clear" w:color="auto" w:fill="auto"/>
            <w:vAlign w:val="center"/>
          </w:tcPr>
          <w:p w:rsidR="00140CC2" w:rsidRPr="00FC6B23" w:rsidRDefault="00140CC2">
            <w:pPr>
              <w:jc w:val="center"/>
              <w:rPr>
                <w:rFonts w:ascii="Calibri" w:hAnsi="Calibri"/>
                <w:color w:val="000000"/>
              </w:rPr>
            </w:pPr>
            <w:r w:rsidRPr="00FC6B23">
              <w:rPr>
                <w:rFonts w:ascii="Calibri" w:hAnsi="Calibri"/>
                <w:color w:val="000000"/>
              </w:rPr>
              <w:t>10</w:t>
            </w:r>
          </w:p>
        </w:tc>
        <w:tc>
          <w:tcPr>
            <w:tcW w:w="1350" w:type="dxa"/>
            <w:shd w:val="clear" w:color="auto" w:fill="auto"/>
            <w:vAlign w:val="center"/>
          </w:tcPr>
          <w:p w:rsidR="00140CC2" w:rsidRPr="00FC6B23" w:rsidRDefault="00140CC2">
            <w:pPr>
              <w:jc w:val="center"/>
              <w:rPr>
                <w:rFonts w:ascii="Calibri" w:hAnsi="Calibri"/>
                <w:color w:val="000000"/>
              </w:rPr>
            </w:pPr>
            <w:r w:rsidRPr="00FC6B23">
              <w:rPr>
                <w:rFonts w:ascii="Calibri" w:hAnsi="Calibri"/>
                <w:color w:val="000000"/>
              </w:rPr>
              <w:t>3</w:t>
            </w:r>
          </w:p>
        </w:tc>
      </w:tr>
      <w:tr w:rsidR="00140CC2" w:rsidRPr="00FC6B23" w:rsidTr="00A42C5F">
        <w:tc>
          <w:tcPr>
            <w:tcW w:w="1260" w:type="dxa"/>
            <w:shd w:val="clear" w:color="auto" w:fill="auto"/>
            <w:vAlign w:val="center"/>
          </w:tcPr>
          <w:p w:rsidR="00140CC2" w:rsidRPr="00FC6B23" w:rsidRDefault="00140CC2">
            <w:pPr>
              <w:jc w:val="center"/>
              <w:rPr>
                <w:rFonts w:ascii="Calibri" w:hAnsi="Calibri"/>
                <w:color w:val="000000"/>
              </w:rPr>
            </w:pPr>
            <w:r w:rsidRPr="00FC6B23">
              <w:rPr>
                <w:rFonts w:ascii="Calibri" w:hAnsi="Calibri"/>
                <w:color w:val="000000"/>
              </w:rPr>
              <w:t>3A</w:t>
            </w:r>
          </w:p>
        </w:tc>
        <w:tc>
          <w:tcPr>
            <w:tcW w:w="1350" w:type="dxa"/>
            <w:shd w:val="clear" w:color="auto" w:fill="auto"/>
            <w:vAlign w:val="center"/>
          </w:tcPr>
          <w:p w:rsidR="00140CC2" w:rsidRPr="00FC6B23" w:rsidRDefault="00140CC2">
            <w:pPr>
              <w:jc w:val="center"/>
              <w:rPr>
                <w:rFonts w:ascii="Calibri" w:hAnsi="Calibri"/>
                <w:color w:val="000000"/>
              </w:rPr>
            </w:pPr>
            <w:r w:rsidRPr="00FC6B23">
              <w:rPr>
                <w:rFonts w:ascii="Calibri" w:hAnsi="Calibri"/>
                <w:color w:val="000000"/>
              </w:rPr>
              <w:t>11</w:t>
            </w:r>
          </w:p>
        </w:tc>
        <w:tc>
          <w:tcPr>
            <w:tcW w:w="1350" w:type="dxa"/>
            <w:shd w:val="clear" w:color="auto" w:fill="auto"/>
            <w:vAlign w:val="center"/>
          </w:tcPr>
          <w:p w:rsidR="00140CC2" w:rsidRPr="00FC6B23" w:rsidRDefault="00140CC2">
            <w:pPr>
              <w:jc w:val="center"/>
              <w:rPr>
                <w:rFonts w:ascii="Calibri" w:hAnsi="Calibri"/>
                <w:color w:val="000000"/>
              </w:rPr>
            </w:pPr>
            <w:r w:rsidRPr="00FC6B23">
              <w:rPr>
                <w:rFonts w:ascii="Calibri" w:hAnsi="Calibri"/>
                <w:color w:val="000000"/>
              </w:rPr>
              <w:t>3</w:t>
            </w:r>
          </w:p>
        </w:tc>
      </w:tr>
    </w:tbl>
    <w:p w:rsidR="00140CC2" w:rsidRDefault="00140CC2">
      <w:pPr>
        <w:rPr>
          <w:rFonts w:ascii="Calibri" w:hAnsi="Calibri"/>
          <w:color w:val="000000"/>
        </w:rPr>
      </w:pPr>
    </w:p>
    <w:p w:rsidR="00140CC2" w:rsidRDefault="00140CC2">
      <w:pPr>
        <w:rPr>
          <w:rFonts w:ascii="Calibri" w:hAnsi="Calibri"/>
          <w:color w:val="000000"/>
        </w:rPr>
      </w:pPr>
      <w:r>
        <w:rPr>
          <w:rFonts w:ascii="Calibri" w:hAnsi="Calibri"/>
          <w:color w:val="000000"/>
        </w:rPr>
        <w:t xml:space="preserve">Adding in allowing SPID 1 to provide access to every peripheral group for PE1, PROTUM = 1 where access during periodic update is needed, default values for RESERVED fields, read/write controls and the use of PEID of 1 by all DMA channels established nearly all of the values for all of the PBG protection registers. </w:t>
      </w:r>
    </w:p>
    <w:p w:rsidR="00140CC2" w:rsidRDefault="00140CC2">
      <w:pPr>
        <w:rPr>
          <w:rFonts w:ascii="Calibri" w:hAnsi="Calibri"/>
          <w:color w:val="000000"/>
        </w:rPr>
      </w:pPr>
    </w:p>
    <w:p w:rsidR="00140CC2" w:rsidRDefault="00140CC2">
      <w:pPr>
        <w:rPr>
          <w:rFonts w:ascii="Calibri" w:hAnsi="Calibri"/>
          <w:color w:val="000000"/>
        </w:rPr>
      </w:pPr>
      <w:r>
        <w:rPr>
          <w:rFonts w:ascii="Calibri" w:hAnsi="Calibri"/>
          <w:color w:val="000000"/>
        </w:rPr>
        <w:lastRenderedPageBreak/>
        <w:t xml:space="preserve">Further special case additions are:  </w:t>
      </w:r>
    </w:p>
    <w:p w:rsidR="00140CC2" w:rsidRDefault="00140CC2">
      <w:pPr>
        <w:rPr>
          <w:rFonts w:ascii="Calibri" w:hAnsi="Calibri"/>
          <w:color w:val="000000"/>
        </w:rPr>
      </w:pPr>
      <w:r>
        <w:rPr>
          <w:rFonts w:ascii="Calibri" w:hAnsi="Calibri"/>
          <w:color w:val="000000"/>
        </w:rPr>
        <w:t>PE access in user mode also occurs to PBG group, channel (0A, 1) and (5A, 0) so these require setting UM bits of two corresponding PBG registers.  The (0A, 1) access is necessary to set up periodic DMA operations.  The (5A, 0) access is related to flash write protection.  The (5A, 0) access has been found difficult to do without but it may be reviewed in future since it enables writing of flash in user mode.</w:t>
      </w:r>
    </w:p>
    <w:p w:rsidR="00140CC2" w:rsidRDefault="00140CC2">
      <w:pPr>
        <w:rPr>
          <w:rFonts w:ascii="Calibri" w:hAnsi="Calibri"/>
          <w:color w:val="000000"/>
        </w:rPr>
      </w:pPr>
    </w:p>
    <w:p w:rsidR="00140CC2" w:rsidRDefault="00140CC2">
      <w:pPr>
        <w:shd w:val="clear" w:color="auto" w:fill="FFFFFF"/>
        <w:rPr>
          <w:rFonts w:ascii="Arial" w:hAnsi="Arial" w:cs="Arial"/>
          <w:color w:val="222222"/>
          <w:sz w:val="19"/>
          <w:szCs w:val="19"/>
        </w:rPr>
      </w:pPr>
      <w:r w:rsidRPr="00311585">
        <w:rPr>
          <w:rFonts w:ascii="Calibri" w:hAnsi="Calibri"/>
          <w:color w:val="000000"/>
          <w:szCs w:val="20"/>
        </w:rPr>
        <w:t xml:space="preserve">Further requirements for user mode access for the following </w:t>
      </w:r>
      <w:r>
        <w:rPr>
          <w:rFonts w:ascii="Calibri" w:hAnsi="Calibri"/>
          <w:color w:val="000000"/>
        </w:rPr>
        <w:t xml:space="preserve">group, channel pairs </w:t>
      </w:r>
      <w:r w:rsidRPr="00311585">
        <w:rPr>
          <w:rFonts w:ascii="Calibri" w:hAnsi="Calibri"/>
          <w:color w:val="000000"/>
          <w:szCs w:val="20"/>
        </w:rPr>
        <w:t>are:</w:t>
      </w:r>
      <w:r w:rsidRPr="00311585">
        <w:rPr>
          <w:rFonts w:ascii="Arial" w:hAnsi="Arial" w:cs="Arial"/>
          <w:color w:val="222222"/>
          <w:sz w:val="19"/>
          <w:szCs w:val="19"/>
        </w:rPr>
        <w:t xml:space="preserve"> </w:t>
      </w:r>
    </w:p>
    <w:p w:rsidR="00140CC2" w:rsidRPr="0036123D" w:rsidRDefault="00140CC2">
      <w:pPr>
        <w:shd w:val="clear" w:color="auto" w:fill="FFFFFF"/>
        <w:rPr>
          <w:rFonts w:ascii="Calibri" w:hAnsi="Calibri" w:cs="Arial"/>
          <w:color w:val="222222"/>
          <w:szCs w:val="20"/>
        </w:rPr>
      </w:pPr>
      <w:r>
        <w:rPr>
          <w:rFonts w:ascii="Calibri" w:hAnsi="Calibri" w:cs="Arial"/>
          <w:color w:val="222222"/>
          <w:szCs w:val="20"/>
        </w:rPr>
        <w:t xml:space="preserve">(1B, </w:t>
      </w:r>
      <w:r w:rsidRPr="0036123D">
        <w:rPr>
          <w:rFonts w:ascii="Calibri" w:hAnsi="Calibri" w:cs="Arial"/>
          <w:color w:val="222222"/>
          <w:szCs w:val="20"/>
        </w:rPr>
        <w:t>0) - OSTM0</w:t>
      </w:r>
    </w:p>
    <w:p w:rsidR="00140CC2" w:rsidRPr="0036123D" w:rsidRDefault="00140CC2">
      <w:pPr>
        <w:shd w:val="clear" w:color="auto" w:fill="FFFFFF"/>
        <w:rPr>
          <w:rFonts w:ascii="Calibri" w:hAnsi="Calibri" w:cs="Arial"/>
          <w:color w:val="222222"/>
          <w:szCs w:val="20"/>
        </w:rPr>
      </w:pPr>
      <w:r>
        <w:rPr>
          <w:rFonts w:ascii="Calibri" w:hAnsi="Calibri" w:cs="Arial"/>
          <w:color w:val="222222"/>
          <w:szCs w:val="20"/>
        </w:rPr>
        <w:t>(1B</w:t>
      </w:r>
      <w:r w:rsidRPr="0036123D">
        <w:rPr>
          <w:rFonts w:ascii="Calibri" w:hAnsi="Calibri" w:cs="Arial"/>
          <w:color w:val="222222"/>
          <w:szCs w:val="20"/>
        </w:rPr>
        <w:t>, 1) - OSTM1</w:t>
      </w:r>
    </w:p>
    <w:p w:rsidR="00140CC2" w:rsidRPr="0036123D" w:rsidRDefault="00140CC2">
      <w:pPr>
        <w:shd w:val="clear" w:color="auto" w:fill="FFFFFF"/>
        <w:rPr>
          <w:rFonts w:ascii="Calibri" w:hAnsi="Calibri" w:cs="Arial"/>
          <w:color w:val="222222"/>
          <w:szCs w:val="20"/>
        </w:rPr>
      </w:pPr>
      <w:r>
        <w:rPr>
          <w:rFonts w:ascii="Calibri" w:hAnsi="Calibri" w:cs="Arial"/>
          <w:color w:val="222222"/>
          <w:szCs w:val="20"/>
        </w:rPr>
        <w:t>(1B</w:t>
      </w:r>
      <w:r w:rsidRPr="0036123D">
        <w:rPr>
          <w:rFonts w:ascii="Calibri" w:hAnsi="Calibri" w:cs="Arial"/>
          <w:color w:val="222222"/>
          <w:szCs w:val="20"/>
        </w:rPr>
        <w:t>, 3) - OSTM1_CLKSEL</w:t>
      </w:r>
    </w:p>
    <w:p w:rsidR="00140CC2" w:rsidRPr="0036123D" w:rsidRDefault="00140CC2">
      <w:pPr>
        <w:shd w:val="clear" w:color="auto" w:fill="FFFFFF"/>
        <w:rPr>
          <w:rFonts w:ascii="Calibri" w:hAnsi="Calibri" w:cs="Arial"/>
          <w:color w:val="222222"/>
          <w:szCs w:val="20"/>
        </w:rPr>
      </w:pPr>
      <w:r>
        <w:rPr>
          <w:rFonts w:ascii="Calibri" w:hAnsi="Calibri" w:cs="Arial"/>
          <w:color w:val="222222"/>
          <w:szCs w:val="20"/>
        </w:rPr>
        <w:t>(2A,</w:t>
      </w:r>
      <w:r w:rsidRPr="0036123D">
        <w:rPr>
          <w:rFonts w:ascii="Calibri" w:hAnsi="Calibri" w:cs="Arial"/>
          <w:color w:val="222222"/>
          <w:szCs w:val="20"/>
        </w:rPr>
        <w:t xml:space="preserve"> 7) - BIST</w:t>
      </w:r>
    </w:p>
    <w:p w:rsidR="00140CC2" w:rsidRPr="002433EC" w:rsidRDefault="00140CC2"/>
    <w:p w:rsidR="00140CC2" w:rsidRPr="00E76851" w:rsidRDefault="00140CC2">
      <w:pPr>
        <w:pStyle w:val="Heading4"/>
        <w:pPrChange w:id="61" w:author="Nexteer Employee" w:date="2016-04-05T17:47:00Z">
          <w:pPr>
            <w:pStyle w:val="Heading4"/>
            <w:numPr>
              <w:numId w:val="1"/>
            </w:numPr>
          </w:pPr>
        </w:pPrChange>
      </w:pPr>
      <w:r>
        <w:rPr>
          <w:rFonts w:ascii="Calibri" w:hAnsi="Calibri"/>
          <w:b w:val="0"/>
          <w:color w:val="000000"/>
          <w:sz w:val="20"/>
          <w:szCs w:val="20"/>
        </w:rPr>
        <w:t xml:space="preserve"> </w:t>
      </w:r>
      <w:r w:rsidRPr="002433EC">
        <w:t xml:space="preserve">Implementation </w:t>
      </w:r>
    </w:p>
    <w:p w:rsidR="00140CC2" w:rsidRPr="00A41273" w:rsidRDefault="00140CC2">
      <w:pPr>
        <w:rPr>
          <w:rFonts w:ascii="Calibri" w:hAnsi="Calibri"/>
          <w:szCs w:val="20"/>
        </w:rPr>
      </w:pPr>
      <w:r w:rsidRPr="00A41273">
        <w:rPr>
          <w:rFonts w:ascii="Calibri" w:hAnsi="Calibri"/>
          <w:szCs w:val="20"/>
        </w:rPr>
        <w:t xml:space="preserve">Note: The high order one of the two fields which Renesas calls “Reserved” is here renamed “RESERVED0” and the low order one is renamed “RESERVED1”.    </w:t>
      </w:r>
    </w:p>
    <w:p w:rsidR="00140CC2" w:rsidRPr="00A41273" w:rsidRDefault="00140CC2">
      <w:pPr>
        <w:rPr>
          <w:rFonts w:ascii="Calibri" w:hAnsi="Calibri"/>
          <w:szCs w:val="20"/>
        </w:rPr>
      </w:pPr>
    </w:p>
    <w:p w:rsidR="00140CC2" w:rsidRPr="00A41273" w:rsidRDefault="00140CC2">
      <w:pPr>
        <w:rPr>
          <w:rFonts w:ascii="Calibri" w:hAnsi="Calibri"/>
          <w:szCs w:val="20"/>
        </w:rPr>
      </w:pPr>
      <w:r w:rsidRPr="00A41273">
        <w:rPr>
          <w:rFonts w:ascii="Calibri" w:hAnsi="Calibri"/>
          <w:szCs w:val="20"/>
        </w:rPr>
        <w:t>The following fields have the same value across all FSGDxxPROTn registers:</w:t>
      </w:r>
    </w:p>
    <w:p w:rsidR="00140CC2" w:rsidRPr="00A41273" w:rsidRDefault="00140CC2">
      <w:pPr>
        <w:rPr>
          <w:rFonts w:ascii="Calibri" w:hAnsi="Calibri"/>
          <w:szCs w:val="20"/>
        </w:rPr>
      </w:pPr>
      <w:r w:rsidRPr="00A41273">
        <w:rPr>
          <w:rFonts w:ascii="Calibri" w:hAnsi="Calibri"/>
          <w:szCs w:val="20"/>
        </w:rPr>
        <w:t>FSGDxxPROTn.RESERVED0 = 1          Renesas does not describe any detail of the function of this field.</w:t>
      </w:r>
    </w:p>
    <w:p w:rsidR="00140CC2" w:rsidRPr="00A41273" w:rsidRDefault="00140CC2">
      <w:pPr>
        <w:rPr>
          <w:rFonts w:ascii="Calibri" w:hAnsi="Calibri"/>
          <w:szCs w:val="20"/>
        </w:rPr>
      </w:pPr>
      <w:r w:rsidRPr="00A41273">
        <w:rPr>
          <w:rFonts w:ascii="Calibri" w:hAnsi="Calibri"/>
          <w:szCs w:val="20"/>
        </w:rPr>
        <w:t xml:space="preserve">FSGDxxPROTn.PROTPEID </w:t>
      </w:r>
      <w:r w:rsidRPr="00A41273">
        <w:rPr>
          <w:rFonts w:ascii="Calibri" w:hAnsi="Calibri"/>
          <w:szCs w:val="20"/>
        </w:rPr>
        <w:tab/>
        <w:t>= 0b00000010     enables only processor ID</w:t>
      </w:r>
      <w:r>
        <w:rPr>
          <w:rFonts w:ascii="Calibri" w:hAnsi="Calibri"/>
          <w:szCs w:val="20"/>
        </w:rPr>
        <w:t xml:space="preserve"> (PEID)</w:t>
      </w:r>
      <w:r w:rsidRPr="00A41273">
        <w:rPr>
          <w:rFonts w:ascii="Calibri" w:hAnsi="Calibri"/>
          <w:szCs w:val="20"/>
        </w:rPr>
        <w:t xml:space="preserve"> 1 masters’ access </w:t>
      </w:r>
    </w:p>
    <w:p w:rsidR="00140CC2" w:rsidRPr="00A41273" w:rsidRDefault="00140CC2">
      <w:pPr>
        <w:rPr>
          <w:rFonts w:ascii="Calibri" w:hAnsi="Calibri"/>
          <w:szCs w:val="20"/>
        </w:rPr>
      </w:pPr>
      <w:r w:rsidRPr="00A41273">
        <w:rPr>
          <w:rFonts w:ascii="Calibri" w:hAnsi="Calibri"/>
          <w:szCs w:val="20"/>
        </w:rPr>
        <w:t xml:space="preserve">                                                                                              to this resource group</w:t>
      </w:r>
    </w:p>
    <w:p w:rsidR="00140CC2" w:rsidRPr="00A41273" w:rsidRDefault="00140CC2">
      <w:pPr>
        <w:rPr>
          <w:rFonts w:ascii="Calibri" w:hAnsi="Calibri"/>
          <w:szCs w:val="20"/>
        </w:rPr>
      </w:pPr>
      <w:r w:rsidRPr="00A41273">
        <w:rPr>
          <w:rFonts w:ascii="Calibri" w:hAnsi="Calibri"/>
          <w:szCs w:val="20"/>
        </w:rPr>
        <w:t>FSGDxxPROTn.RESERVED1 = 255     Renesas does not describe any detail of the function of this field.</w:t>
      </w:r>
    </w:p>
    <w:p w:rsidR="00140CC2" w:rsidRPr="00A41273" w:rsidRDefault="00140CC2">
      <w:pPr>
        <w:rPr>
          <w:rFonts w:ascii="Calibri" w:hAnsi="Calibri"/>
          <w:szCs w:val="20"/>
        </w:rPr>
      </w:pPr>
      <w:r w:rsidRPr="00A41273">
        <w:rPr>
          <w:rFonts w:ascii="Calibri" w:hAnsi="Calibri"/>
          <w:szCs w:val="20"/>
        </w:rPr>
        <w:t xml:space="preserve">FSGDxxPROTn.PROTDEB </w:t>
      </w:r>
      <w:r w:rsidRPr="00A41273">
        <w:rPr>
          <w:rFonts w:ascii="Calibri" w:hAnsi="Calibri"/>
          <w:szCs w:val="20"/>
        </w:rPr>
        <w:tab/>
        <w:t>= 1          enables access to a debug master</w:t>
      </w:r>
    </w:p>
    <w:p w:rsidR="00140CC2" w:rsidRPr="00A41273" w:rsidRDefault="00140CC2">
      <w:pPr>
        <w:rPr>
          <w:rFonts w:ascii="Calibri" w:hAnsi="Calibri"/>
          <w:szCs w:val="20"/>
        </w:rPr>
      </w:pPr>
      <w:r w:rsidRPr="00A41273">
        <w:rPr>
          <w:rFonts w:ascii="Calibri" w:hAnsi="Calibri"/>
          <w:szCs w:val="20"/>
        </w:rPr>
        <w:t>FSGDxxPROTn.PROTRDPDEF  = 1     denies default read access, a master must pass the filter and PROTRD</w:t>
      </w:r>
    </w:p>
    <w:p w:rsidR="00140CC2" w:rsidRPr="00A41273" w:rsidRDefault="00140CC2">
      <w:pPr>
        <w:rPr>
          <w:rFonts w:ascii="Calibri" w:hAnsi="Calibri"/>
          <w:szCs w:val="20"/>
        </w:rPr>
      </w:pPr>
      <w:r w:rsidRPr="00A41273">
        <w:rPr>
          <w:rFonts w:ascii="Calibri" w:hAnsi="Calibri"/>
          <w:szCs w:val="20"/>
        </w:rPr>
        <w:t>FSGDxxPROTn.PROTWRPDEF = 1     denies default write access, a master must pass the filter and PROTWR</w:t>
      </w:r>
    </w:p>
    <w:p w:rsidR="00140CC2" w:rsidRPr="00A41273" w:rsidRDefault="00140CC2">
      <w:pPr>
        <w:rPr>
          <w:rFonts w:ascii="Calibri" w:hAnsi="Calibri"/>
          <w:szCs w:val="20"/>
        </w:rPr>
      </w:pPr>
      <w:r w:rsidRPr="00A41273">
        <w:rPr>
          <w:rFonts w:ascii="Calibri" w:hAnsi="Calibri"/>
          <w:szCs w:val="20"/>
        </w:rPr>
        <w:t xml:space="preserve">FSGDxxPROTn.PROTRD </w:t>
      </w:r>
      <w:r w:rsidRPr="00A41273">
        <w:rPr>
          <w:rFonts w:ascii="Calibri" w:hAnsi="Calibri"/>
          <w:szCs w:val="20"/>
        </w:rPr>
        <w:tab/>
        <w:t>= 1          enables read access to a master which passes the filter</w:t>
      </w:r>
    </w:p>
    <w:p w:rsidR="00140CC2" w:rsidRDefault="00140CC2">
      <w:pPr>
        <w:rPr>
          <w:rFonts w:ascii="Calibri" w:hAnsi="Calibri"/>
          <w:szCs w:val="20"/>
        </w:rPr>
      </w:pPr>
      <w:r w:rsidRPr="00A41273">
        <w:rPr>
          <w:rFonts w:ascii="Calibri" w:hAnsi="Calibri"/>
          <w:szCs w:val="20"/>
        </w:rPr>
        <w:t xml:space="preserve">FSGDxxPROTn.PROTWR </w:t>
      </w:r>
      <w:r w:rsidRPr="00A41273">
        <w:rPr>
          <w:rFonts w:ascii="Calibri" w:hAnsi="Calibri"/>
          <w:szCs w:val="20"/>
        </w:rPr>
        <w:tab/>
        <w:t>= 1          enables write access to a master which passes the filter</w:t>
      </w:r>
    </w:p>
    <w:p w:rsidR="00140CC2" w:rsidRDefault="00140CC2">
      <w:pPr>
        <w:rPr>
          <w:rFonts w:ascii="Calibri" w:hAnsi="Calibri"/>
          <w:szCs w:val="20"/>
        </w:rPr>
      </w:pPr>
    </w:p>
    <w:p w:rsidR="00140CC2" w:rsidRPr="00C3362D" w:rsidRDefault="00140CC2">
      <w:pPr>
        <w:rPr>
          <w:rFonts w:ascii="Calibri" w:hAnsi="Calibri"/>
          <w:sz w:val="18"/>
          <w:szCs w:val="18"/>
        </w:rPr>
      </w:pPr>
      <w:r w:rsidRPr="00C3362D">
        <w:rPr>
          <w:rFonts w:ascii="Calibri" w:hAnsi="Calibri"/>
          <w:sz w:val="18"/>
          <w:szCs w:val="18"/>
        </w:rPr>
        <w:t>One field has what is ‘close’ to a constant value for all of the PBG registers.   FSGDxxPROTn.PROTLOCK has the value zero for the two registers of the ‘0A’ group and the value one for all of the rest of the PBG registers.  FSGDxxPROTn.PROTLOCK disables writing to the register FSGDxxPROTn.  Registers</w:t>
      </w:r>
      <w:r w:rsidRPr="00C3362D">
        <w:rPr>
          <w:sz w:val="18"/>
          <w:szCs w:val="18"/>
        </w:rPr>
        <w:t xml:space="preserve"> </w:t>
      </w:r>
      <w:r w:rsidRPr="00C3362D">
        <w:rPr>
          <w:rFonts w:ascii="Calibri" w:hAnsi="Calibri"/>
          <w:sz w:val="18"/>
          <w:szCs w:val="18"/>
        </w:rPr>
        <w:t>FSGD0ADPROT0 and FSGD0ADPROT1 do not have this bit.  Note that this bit is zeroed by any reset source</w:t>
      </w:r>
      <w:r>
        <w:rPr>
          <w:rFonts w:ascii="Calibri" w:hAnsi="Calibri"/>
          <w:sz w:val="18"/>
          <w:szCs w:val="18"/>
        </w:rPr>
        <w:t xml:space="preserve"> in all registers where it appears</w:t>
      </w:r>
      <w:r w:rsidRPr="00C3362D">
        <w:rPr>
          <w:rFonts w:ascii="Calibri" w:hAnsi="Calibri"/>
          <w:sz w:val="18"/>
          <w:szCs w:val="18"/>
        </w:rPr>
        <w:t xml:space="preserve">.  </w:t>
      </w:r>
    </w:p>
    <w:p w:rsidR="00140CC2" w:rsidRPr="00A41273" w:rsidRDefault="00140CC2">
      <w:pPr>
        <w:rPr>
          <w:rFonts w:ascii="Calibri" w:hAnsi="Calibri"/>
          <w:szCs w:val="20"/>
        </w:rPr>
      </w:pPr>
    </w:p>
    <w:p w:rsidR="00140CC2" w:rsidRPr="00A41273" w:rsidRDefault="00140CC2">
      <w:pPr>
        <w:rPr>
          <w:rFonts w:ascii="Calibri" w:hAnsi="Calibri"/>
          <w:szCs w:val="20"/>
        </w:rPr>
      </w:pPr>
      <w:r w:rsidRPr="00A41273">
        <w:rPr>
          <w:rFonts w:ascii="Calibri" w:hAnsi="Calibri"/>
          <w:szCs w:val="20"/>
        </w:rPr>
        <w:t>The remaining field values vary from register to register.  These fields are:</w:t>
      </w:r>
    </w:p>
    <w:p w:rsidR="00140CC2" w:rsidRPr="00A41273" w:rsidRDefault="00140CC2">
      <w:pPr>
        <w:rPr>
          <w:rFonts w:ascii="Calibri" w:hAnsi="Calibri"/>
          <w:szCs w:val="20"/>
        </w:rPr>
      </w:pPr>
      <w:r w:rsidRPr="00A41273">
        <w:rPr>
          <w:rFonts w:ascii="Calibri" w:hAnsi="Calibri"/>
          <w:szCs w:val="20"/>
        </w:rPr>
        <w:t>FSGDxxPROTn.PROTUM</w:t>
      </w:r>
      <w:r w:rsidRPr="00A41273">
        <w:rPr>
          <w:rFonts w:ascii="Calibri" w:hAnsi="Calibri"/>
          <w:szCs w:val="20"/>
        </w:rPr>
        <w:tab/>
        <w:t xml:space="preserve"> enables access to a master in user mode (must match the filter otherwise)</w:t>
      </w:r>
    </w:p>
    <w:p w:rsidR="00140CC2" w:rsidRPr="00A41273" w:rsidRDefault="00140CC2">
      <w:pPr>
        <w:rPr>
          <w:rFonts w:ascii="Calibri" w:hAnsi="Calibri"/>
          <w:szCs w:val="20"/>
        </w:rPr>
      </w:pPr>
      <w:r w:rsidRPr="00A41273">
        <w:rPr>
          <w:rFonts w:ascii="Calibri" w:hAnsi="Calibri"/>
          <w:szCs w:val="20"/>
        </w:rPr>
        <w:t>FSGDxxPROTn.PROTSPID</w:t>
      </w:r>
      <w:r w:rsidRPr="00A41273">
        <w:rPr>
          <w:rFonts w:ascii="Calibri" w:hAnsi="Calibri"/>
          <w:szCs w:val="20"/>
        </w:rPr>
        <w:tab/>
        <w:t xml:space="preserve"> specifies with a bit each, which SPIDs pass the filter  </w:t>
      </w:r>
    </w:p>
    <w:p w:rsidR="00140CC2" w:rsidRDefault="00140CC2">
      <w:pPr>
        <w:rPr>
          <w:rFonts w:ascii="Calibri" w:hAnsi="Calibri"/>
        </w:rPr>
      </w:pPr>
    </w:p>
    <w:p w:rsidR="00140CC2" w:rsidRPr="007E6E1F" w:rsidRDefault="00140CC2">
      <w:pPr>
        <w:rPr>
          <w:rFonts w:ascii="Calibri" w:hAnsi="Calibri"/>
          <w:b/>
        </w:rPr>
      </w:pPr>
      <w:r w:rsidRPr="00FC6B23">
        <w:rPr>
          <w:rFonts w:ascii="Calibri" w:hAnsi="Calibri"/>
          <w:b/>
          <w:szCs w:val="20"/>
        </w:rPr>
        <w:t>Register Configuration Summary:</w:t>
      </w:r>
    </w:p>
    <w:tbl>
      <w:tblPr>
        <w:tblW w:w="9720" w:type="dxa"/>
        <w:tblInd w:w="108" w:type="dxa"/>
        <w:tblLayout w:type="fixed"/>
        <w:tblLook w:val="04A0" w:firstRow="1" w:lastRow="0" w:firstColumn="1" w:lastColumn="0" w:noHBand="0" w:noVBand="1"/>
      </w:tblPr>
      <w:tblGrid>
        <w:gridCol w:w="1530"/>
        <w:gridCol w:w="900"/>
        <w:gridCol w:w="720"/>
        <w:gridCol w:w="1350"/>
        <w:gridCol w:w="3380"/>
        <w:gridCol w:w="850"/>
        <w:gridCol w:w="990"/>
      </w:tblGrid>
      <w:tr w:rsidR="00140CC2" w:rsidRPr="005E5848" w:rsidTr="00A42C5F">
        <w:trPr>
          <w:trHeight w:val="288"/>
        </w:trPr>
        <w:tc>
          <w:tcPr>
            <w:tcW w:w="1530" w:type="dxa"/>
            <w:vMerge w:val="restart"/>
            <w:tcBorders>
              <w:top w:val="single" w:sz="8" w:space="0" w:color="auto"/>
              <w:left w:val="single" w:sz="8" w:space="0" w:color="auto"/>
              <w:right w:val="single" w:sz="4" w:space="0" w:color="auto"/>
            </w:tcBorders>
            <w:shd w:val="clear" w:color="auto" w:fill="auto"/>
            <w:noWrap/>
            <w:vAlign w:val="bottom"/>
            <w:hideMark/>
          </w:tcPr>
          <w:p w:rsidR="00140CC2" w:rsidRPr="005E5848" w:rsidRDefault="00140CC2">
            <w:pPr>
              <w:jc w:val="center"/>
              <w:rPr>
                <w:rFonts w:ascii="Calibri" w:hAnsi="Calibri"/>
                <w:b/>
                <w:bCs/>
                <w:color w:val="000000"/>
                <w:sz w:val="22"/>
                <w:szCs w:val="22"/>
                <w:u w:val="single"/>
              </w:rPr>
            </w:pPr>
            <w:r w:rsidRPr="005E5848">
              <w:rPr>
                <w:rFonts w:ascii="Calibri" w:hAnsi="Calibri"/>
                <w:b/>
                <w:bCs/>
                <w:color w:val="000000"/>
                <w:sz w:val="22"/>
                <w:szCs w:val="22"/>
                <w:u w:val="single"/>
              </w:rPr>
              <w:t>Register</w:t>
            </w:r>
          </w:p>
        </w:tc>
        <w:tc>
          <w:tcPr>
            <w:tcW w:w="900" w:type="dxa"/>
            <w:vMerge w:val="restart"/>
            <w:tcBorders>
              <w:top w:val="single" w:sz="8" w:space="0" w:color="auto"/>
              <w:left w:val="nil"/>
              <w:right w:val="single" w:sz="4" w:space="0" w:color="auto"/>
            </w:tcBorders>
            <w:shd w:val="clear" w:color="auto" w:fill="auto"/>
            <w:noWrap/>
            <w:vAlign w:val="bottom"/>
            <w:hideMark/>
          </w:tcPr>
          <w:p w:rsidR="00140CC2" w:rsidRPr="005E5848" w:rsidRDefault="00140CC2">
            <w:pPr>
              <w:jc w:val="center"/>
              <w:rPr>
                <w:rFonts w:ascii="Calibri" w:hAnsi="Calibri"/>
                <w:b/>
                <w:bCs/>
                <w:color w:val="000000"/>
                <w:sz w:val="22"/>
                <w:szCs w:val="22"/>
                <w:u w:val="single"/>
              </w:rPr>
            </w:pPr>
            <w:r w:rsidRPr="005E5848">
              <w:rPr>
                <w:rFonts w:ascii="Calibri" w:hAnsi="Calibri"/>
                <w:b/>
                <w:bCs/>
                <w:color w:val="000000"/>
                <w:sz w:val="22"/>
                <w:szCs w:val="22"/>
                <w:u w:val="single"/>
              </w:rPr>
              <w:t>Group</w:t>
            </w:r>
          </w:p>
        </w:tc>
        <w:tc>
          <w:tcPr>
            <w:tcW w:w="720" w:type="dxa"/>
            <w:vMerge w:val="restart"/>
            <w:tcBorders>
              <w:top w:val="single" w:sz="8" w:space="0" w:color="auto"/>
              <w:left w:val="nil"/>
              <w:right w:val="single" w:sz="4" w:space="0" w:color="auto"/>
            </w:tcBorders>
            <w:shd w:val="clear" w:color="auto" w:fill="auto"/>
            <w:noWrap/>
            <w:vAlign w:val="bottom"/>
            <w:hideMark/>
          </w:tcPr>
          <w:p w:rsidR="00140CC2" w:rsidRPr="005E5848" w:rsidRDefault="00140CC2">
            <w:pPr>
              <w:jc w:val="center"/>
              <w:rPr>
                <w:rFonts w:ascii="Calibri" w:hAnsi="Calibri"/>
                <w:b/>
                <w:bCs/>
                <w:color w:val="000000"/>
                <w:sz w:val="22"/>
                <w:szCs w:val="22"/>
                <w:u w:val="single"/>
              </w:rPr>
            </w:pPr>
            <w:r w:rsidRPr="005E5848">
              <w:rPr>
                <w:rFonts w:ascii="Calibri" w:hAnsi="Calibri"/>
                <w:b/>
                <w:bCs/>
                <w:color w:val="000000"/>
                <w:sz w:val="22"/>
                <w:szCs w:val="22"/>
                <w:u w:val="single"/>
              </w:rPr>
              <w:t>Channel</w:t>
            </w:r>
          </w:p>
        </w:tc>
        <w:tc>
          <w:tcPr>
            <w:tcW w:w="1350" w:type="dxa"/>
            <w:vMerge w:val="restart"/>
            <w:tcBorders>
              <w:top w:val="single" w:sz="8" w:space="0" w:color="auto"/>
              <w:left w:val="nil"/>
              <w:right w:val="single" w:sz="4" w:space="0" w:color="auto"/>
            </w:tcBorders>
            <w:shd w:val="clear" w:color="auto" w:fill="auto"/>
            <w:noWrap/>
            <w:vAlign w:val="bottom"/>
            <w:hideMark/>
          </w:tcPr>
          <w:p w:rsidR="00140CC2" w:rsidRPr="005E5848" w:rsidRDefault="00140CC2">
            <w:pPr>
              <w:jc w:val="center"/>
              <w:rPr>
                <w:rFonts w:ascii="Calibri" w:hAnsi="Calibri"/>
                <w:b/>
                <w:bCs/>
                <w:color w:val="000000"/>
                <w:sz w:val="22"/>
                <w:szCs w:val="22"/>
                <w:u w:val="single"/>
              </w:rPr>
            </w:pPr>
            <w:r w:rsidRPr="005E5848">
              <w:rPr>
                <w:rFonts w:ascii="Calibri" w:hAnsi="Calibri"/>
                <w:b/>
                <w:bCs/>
                <w:color w:val="000000"/>
                <w:sz w:val="22"/>
                <w:szCs w:val="22"/>
                <w:u w:val="single"/>
              </w:rPr>
              <w:t>Value</w:t>
            </w:r>
          </w:p>
        </w:tc>
        <w:tc>
          <w:tcPr>
            <w:tcW w:w="3380" w:type="dxa"/>
            <w:vMerge w:val="restart"/>
            <w:tcBorders>
              <w:top w:val="single" w:sz="8" w:space="0" w:color="auto"/>
              <w:left w:val="nil"/>
              <w:right w:val="single" w:sz="8" w:space="0" w:color="auto"/>
            </w:tcBorders>
            <w:shd w:val="clear" w:color="auto" w:fill="auto"/>
            <w:noWrap/>
            <w:vAlign w:val="bottom"/>
            <w:hideMark/>
          </w:tcPr>
          <w:p w:rsidR="00140CC2" w:rsidRPr="005E5848" w:rsidRDefault="00140CC2">
            <w:pPr>
              <w:ind w:right="273"/>
              <w:rPr>
                <w:rFonts w:ascii="Calibri" w:hAnsi="Calibri"/>
                <w:b/>
                <w:bCs/>
                <w:color w:val="000000"/>
                <w:sz w:val="22"/>
                <w:szCs w:val="22"/>
                <w:u w:val="single"/>
              </w:rPr>
            </w:pPr>
            <w:r>
              <w:rPr>
                <w:rFonts w:ascii="Calibri" w:hAnsi="Calibri"/>
                <w:b/>
                <w:bCs/>
                <w:color w:val="000000"/>
                <w:sz w:val="22"/>
                <w:szCs w:val="22"/>
                <w:u w:val="single"/>
              </w:rPr>
              <w:t>Channel Specific Settings</w:t>
            </w:r>
          </w:p>
        </w:tc>
        <w:tc>
          <w:tcPr>
            <w:tcW w:w="1840" w:type="dxa"/>
            <w:gridSpan w:val="2"/>
            <w:tcBorders>
              <w:top w:val="single" w:sz="8" w:space="0" w:color="auto"/>
              <w:left w:val="nil"/>
              <w:bottom w:val="single" w:sz="4" w:space="0" w:color="auto"/>
              <w:right w:val="single" w:sz="8" w:space="0" w:color="auto"/>
            </w:tcBorders>
            <w:vAlign w:val="bottom"/>
          </w:tcPr>
          <w:p w:rsidR="00140CC2" w:rsidRPr="005E5848" w:rsidRDefault="00140CC2">
            <w:pPr>
              <w:ind w:right="273"/>
              <w:jc w:val="center"/>
              <w:rPr>
                <w:rFonts w:ascii="Calibri" w:hAnsi="Calibri"/>
                <w:b/>
                <w:bCs/>
                <w:color w:val="000000"/>
                <w:sz w:val="22"/>
                <w:szCs w:val="22"/>
                <w:u w:val="single"/>
              </w:rPr>
            </w:pPr>
            <w:r>
              <w:rPr>
                <w:rFonts w:ascii="Calibri" w:hAnsi="Calibri"/>
                <w:b/>
                <w:bCs/>
                <w:color w:val="000000"/>
                <w:sz w:val="22"/>
                <w:szCs w:val="22"/>
                <w:u w:val="single"/>
              </w:rPr>
              <w:t>Access</w:t>
            </w:r>
          </w:p>
        </w:tc>
      </w:tr>
      <w:tr w:rsidR="00140CC2" w:rsidRPr="005E5848" w:rsidTr="00A42C5F">
        <w:trPr>
          <w:trHeight w:val="288"/>
        </w:trPr>
        <w:tc>
          <w:tcPr>
            <w:tcW w:w="1530" w:type="dxa"/>
            <w:vMerge/>
            <w:tcBorders>
              <w:left w:val="single" w:sz="8" w:space="0" w:color="auto"/>
              <w:bottom w:val="single" w:sz="4" w:space="0" w:color="auto"/>
              <w:right w:val="single" w:sz="4" w:space="0" w:color="auto"/>
            </w:tcBorders>
            <w:shd w:val="clear" w:color="auto" w:fill="auto"/>
            <w:noWrap/>
            <w:vAlign w:val="bottom"/>
          </w:tcPr>
          <w:p w:rsidR="00140CC2" w:rsidRPr="005E5848" w:rsidRDefault="00140CC2">
            <w:pPr>
              <w:jc w:val="center"/>
              <w:rPr>
                <w:rFonts w:ascii="Calibri" w:hAnsi="Calibri"/>
                <w:b/>
                <w:bCs/>
                <w:color w:val="000000"/>
                <w:sz w:val="22"/>
                <w:szCs w:val="22"/>
                <w:u w:val="single"/>
              </w:rPr>
            </w:pPr>
          </w:p>
        </w:tc>
        <w:tc>
          <w:tcPr>
            <w:tcW w:w="900" w:type="dxa"/>
            <w:vMerge/>
            <w:tcBorders>
              <w:left w:val="nil"/>
              <w:bottom w:val="single" w:sz="4" w:space="0" w:color="auto"/>
              <w:right w:val="single" w:sz="4" w:space="0" w:color="auto"/>
            </w:tcBorders>
            <w:shd w:val="clear" w:color="auto" w:fill="auto"/>
            <w:noWrap/>
            <w:vAlign w:val="bottom"/>
          </w:tcPr>
          <w:p w:rsidR="00140CC2" w:rsidRPr="005E5848" w:rsidRDefault="00140CC2">
            <w:pPr>
              <w:jc w:val="center"/>
              <w:rPr>
                <w:rFonts w:ascii="Calibri" w:hAnsi="Calibri"/>
                <w:b/>
                <w:bCs/>
                <w:color w:val="000000"/>
                <w:sz w:val="22"/>
                <w:szCs w:val="22"/>
                <w:u w:val="single"/>
              </w:rPr>
            </w:pPr>
          </w:p>
        </w:tc>
        <w:tc>
          <w:tcPr>
            <w:tcW w:w="720" w:type="dxa"/>
            <w:vMerge/>
            <w:tcBorders>
              <w:left w:val="nil"/>
              <w:bottom w:val="single" w:sz="4" w:space="0" w:color="auto"/>
              <w:right w:val="single" w:sz="4" w:space="0" w:color="auto"/>
            </w:tcBorders>
            <w:shd w:val="clear" w:color="auto" w:fill="auto"/>
            <w:noWrap/>
            <w:vAlign w:val="bottom"/>
          </w:tcPr>
          <w:p w:rsidR="00140CC2" w:rsidRPr="005E5848" w:rsidRDefault="00140CC2">
            <w:pPr>
              <w:jc w:val="center"/>
              <w:rPr>
                <w:rFonts w:ascii="Calibri" w:hAnsi="Calibri"/>
                <w:b/>
                <w:bCs/>
                <w:color w:val="000000"/>
                <w:sz w:val="22"/>
                <w:szCs w:val="22"/>
                <w:u w:val="single"/>
              </w:rPr>
            </w:pPr>
          </w:p>
        </w:tc>
        <w:tc>
          <w:tcPr>
            <w:tcW w:w="1350" w:type="dxa"/>
            <w:vMerge/>
            <w:tcBorders>
              <w:left w:val="nil"/>
              <w:bottom w:val="single" w:sz="4" w:space="0" w:color="auto"/>
              <w:right w:val="single" w:sz="4" w:space="0" w:color="auto"/>
            </w:tcBorders>
            <w:shd w:val="clear" w:color="auto" w:fill="auto"/>
            <w:noWrap/>
            <w:vAlign w:val="bottom"/>
          </w:tcPr>
          <w:p w:rsidR="00140CC2" w:rsidRPr="005E5848" w:rsidRDefault="00140CC2">
            <w:pPr>
              <w:jc w:val="center"/>
              <w:rPr>
                <w:rFonts w:ascii="Calibri" w:hAnsi="Calibri"/>
                <w:b/>
                <w:bCs/>
                <w:color w:val="000000"/>
                <w:sz w:val="22"/>
                <w:szCs w:val="22"/>
                <w:u w:val="single"/>
              </w:rPr>
            </w:pPr>
          </w:p>
        </w:tc>
        <w:tc>
          <w:tcPr>
            <w:tcW w:w="3380" w:type="dxa"/>
            <w:vMerge/>
            <w:tcBorders>
              <w:left w:val="nil"/>
              <w:bottom w:val="single" w:sz="4" w:space="0" w:color="auto"/>
              <w:right w:val="single" w:sz="8" w:space="0" w:color="auto"/>
            </w:tcBorders>
            <w:shd w:val="clear" w:color="auto" w:fill="auto"/>
            <w:noWrap/>
            <w:vAlign w:val="bottom"/>
          </w:tcPr>
          <w:p w:rsidR="00140CC2" w:rsidRPr="005E5848" w:rsidRDefault="00140CC2">
            <w:pPr>
              <w:ind w:right="273"/>
              <w:rPr>
                <w:rFonts w:ascii="Calibri" w:hAnsi="Calibri"/>
                <w:b/>
                <w:bCs/>
                <w:color w:val="000000"/>
                <w:sz w:val="22"/>
                <w:szCs w:val="22"/>
                <w:u w:val="single"/>
              </w:rPr>
            </w:pPr>
          </w:p>
        </w:tc>
        <w:tc>
          <w:tcPr>
            <w:tcW w:w="850" w:type="dxa"/>
            <w:tcBorders>
              <w:top w:val="single" w:sz="8" w:space="0" w:color="auto"/>
              <w:left w:val="nil"/>
              <w:bottom w:val="single" w:sz="4" w:space="0" w:color="auto"/>
              <w:right w:val="single" w:sz="8" w:space="0" w:color="auto"/>
            </w:tcBorders>
            <w:vAlign w:val="bottom"/>
          </w:tcPr>
          <w:p w:rsidR="00140CC2" w:rsidRPr="005E5848" w:rsidRDefault="00140CC2">
            <w:pPr>
              <w:ind w:right="273"/>
              <w:jc w:val="center"/>
              <w:rPr>
                <w:rFonts w:ascii="Calibri" w:hAnsi="Calibri"/>
                <w:b/>
                <w:bCs/>
                <w:color w:val="000000"/>
                <w:sz w:val="22"/>
                <w:szCs w:val="22"/>
                <w:u w:val="single"/>
              </w:rPr>
            </w:pPr>
            <w:r>
              <w:rPr>
                <w:rFonts w:ascii="Calibri" w:hAnsi="Calibri"/>
                <w:b/>
                <w:bCs/>
                <w:color w:val="000000"/>
                <w:sz w:val="22"/>
                <w:szCs w:val="22"/>
                <w:u w:val="single"/>
              </w:rPr>
              <w:t>SV</w:t>
            </w:r>
          </w:p>
        </w:tc>
        <w:tc>
          <w:tcPr>
            <w:tcW w:w="990" w:type="dxa"/>
            <w:tcBorders>
              <w:top w:val="single" w:sz="8" w:space="0" w:color="auto"/>
              <w:left w:val="nil"/>
              <w:bottom w:val="single" w:sz="4" w:space="0" w:color="auto"/>
              <w:right w:val="single" w:sz="8" w:space="0" w:color="auto"/>
            </w:tcBorders>
            <w:vAlign w:val="bottom"/>
          </w:tcPr>
          <w:p w:rsidR="00140CC2" w:rsidRPr="005E5848" w:rsidRDefault="00140CC2">
            <w:pPr>
              <w:ind w:right="273"/>
              <w:jc w:val="center"/>
              <w:rPr>
                <w:rFonts w:ascii="Calibri" w:hAnsi="Calibri"/>
                <w:b/>
                <w:bCs/>
                <w:color w:val="000000"/>
                <w:sz w:val="22"/>
                <w:szCs w:val="22"/>
                <w:u w:val="single"/>
              </w:rPr>
            </w:pPr>
            <w:r>
              <w:rPr>
                <w:rFonts w:ascii="Calibri" w:hAnsi="Calibri"/>
                <w:b/>
                <w:bCs/>
                <w:color w:val="000000"/>
                <w:sz w:val="22"/>
                <w:szCs w:val="22"/>
                <w:u w:val="single"/>
              </w:rPr>
              <w:t>UM</w:t>
            </w:r>
          </w:p>
        </w:tc>
      </w:tr>
      <w:tr w:rsidR="00140CC2" w:rsidRPr="005E5848" w:rsidTr="00A42C5F">
        <w:trPr>
          <w:trHeight w:val="359"/>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FSGD0ADPROT0</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PBG0A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0</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w:t>
            </w:r>
            <w:r>
              <w:rPr>
                <w:rFonts w:asciiTheme="minorHAnsi" w:hAnsiTheme="minorHAnsi"/>
                <w:color w:val="000000"/>
                <w:sz w:val="18"/>
                <w:szCs w:val="18"/>
              </w:rPr>
              <w:t>0</w:t>
            </w:r>
            <w:r w:rsidRPr="00C3362D">
              <w:rPr>
                <w:rFonts w:asciiTheme="minorHAnsi" w:hAnsiTheme="minorHAnsi"/>
                <w:color w:val="000000"/>
                <w:sz w:val="18"/>
                <w:szCs w:val="18"/>
              </w:rPr>
              <w:t>405FE5F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FSGD0ADPROT0.PROTUM = 0  FSGD0ADPROT0.PROTSPID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59"/>
        </w:trPr>
        <w:tc>
          <w:tcPr>
            <w:tcW w:w="1530" w:type="dxa"/>
            <w:tcBorders>
              <w:top w:val="nil"/>
              <w:left w:val="single" w:sz="8" w:space="0" w:color="auto"/>
              <w:bottom w:val="single" w:sz="8"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FSGD0ADPROT1</w:t>
            </w:r>
          </w:p>
        </w:tc>
        <w:tc>
          <w:tcPr>
            <w:tcW w:w="900" w:type="dxa"/>
            <w:tcBorders>
              <w:top w:val="nil"/>
              <w:left w:val="nil"/>
              <w:bottom w:val="single" w:sz="8"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EB607C">
              <w:rPr>
                <w:rFonts w:ascii="Calibri" w:hAnsi="Calibri"/>
                <w:sz w:val="18"/>
                <w:szCs w:val="18"/>
              </w:rPr>
              <w:t>PBG0A</w:t>
            </w:r>
          </w:p>
        </w:tc>
        <w:tc>
          <w:tcPr>
            <w:tcW w:w="720" w:type="dxa"/>
            <w:tcBorders>
              <w:top w:val="nil"/>
              <w:left w:val="nil"/>
              <w:bottom w:val="single" w:sz="8"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w:t>
            </w:r>
          </w:p>
        </w:tc>
        <w:tc>
          <w:tcPr>
            <w:tcW w:w="1350" w:type="dxa"/>
            <w:tcBorders>
              <w:top w:val="nil"/>
              <w:left w:val="nil"/>
              <w:bottom w:val="single" w:sz="8"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w:t>
            </w:r>
            <w:r>
              <w:rPr>
                <w:rFonts w:asciiTheme="minorHAnsi" w:hAnsiTheme="minorHAnsi"/>
                <w:color w:val="000000"/>
                <w:sz w:val="18"/>
                <w:szCs w:val="18"/>
              </w:rPr>
              <w:t>0</w:t>
            </w:r>
            <w:r w:rsidRPr="00C3362D">
              <w:rPr>
                <w:rFonts w:asciiTheme="minorHAnsi" w:hAnsiTheme="minorHAnsi"/>
                <w:color w:val="000000"/>
                <w:sz w:val="18"/>
                <w:szCs w:val="18"/>
              </w:rPr>
              <w:t>605FE5F</w:t>
            </w:r>
          </w:p>
        </w:tc>
        <w:tc>
          <w:tcPr>
            <w:tcW w:w="3380" w:type="dxa"/>
            <w:tcBorders>
              <w:top w:val="nil"/>
              <w:left w:val="nil"/>
              <w:bottom w:val="single" w:sz="8"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FSGD0ADPROT1.PROTUM = 1  FSGD0ADPROT1.PROTSPID = 0b0010  </w:t>
            </w:r>
          </w:p>
        </w:tc>
        <w:tc>
          <w:tcPr>
            <w:tcW w:w="850" w:type="dxa"/>
            <w:tcBorders>
              <w:top w:val="nil"/>
              <w:left w:val="nil"/>
              <w:bottom w:val="single" w:sz="8"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8"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30"/>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FSGD1ADPROT0</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0</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FSGD1ADPROT0.PROTUM = 1  FSGD1ADPROT0.PROTSPID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512"/>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FSGD1ADPROT1</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FSGD1ADPROT1.PROTUM = 1  FSGD1ADPROT1.PROTSPID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49"/>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lastRenderedPageBreak/>
              <w:t>FSGD1ADPROT2</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2</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FSGD1ADPROT2.PROTUM = 1  FSGD1ADPROT2.PROTSPID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50"/>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FSGD1ADPROT3</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3</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FSGD1ADPROT3.PROTUM = 1  FSGD1ADPROT3.PROTSPID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40"/>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FSGD1ADPROT4</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4</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FSGD1ADPROT4.PROTUM = 1  FSGD1ADPROT4.PROTSPID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41"/>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FSGD1ADPROT5</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5</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FSGD1ADPROT5.PROTUM = 1  </w:t>
            </w:r>
          </w:p>
          <w:p w:rsidR="00140CC2" w:rsidRPr="00FC6B23" w:rsidRDefault="00140CC2">
            <w:pPr>
              <w:ind w:right="273"/>
              <w:rPr>
                <w:rFonts w:ascii="Calibri" w:hAnsi="Calibri"/>
                <w:sz w:val="18"/>
                <w:szCs w:val="18"/>
              </w:rPr>
            </w:pPr>
            <w:r w:rsidRPr="00FC6B23">
              <w:rPr>
                <w:rFonts w:ascii="Calibri" w:hAnsi="Calibri"/>
                <w:sz w:val="18"/>
                <w:szCs w:val="18"/>
              </w:rPr>
              <w:t xml:space="preserve">FSGD1ADPROT5.PROTSPID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40"/>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FSGD1ADPROT6</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6</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FSGD1ADPROT6.PROTUM = 1  FSGD1ADPROT6.PROTSPID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77"/>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FSGD1ADPROT7</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7</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FSGD1ADPROT7.PROTUM = 1  FSGD1ADPROT7.PROTSPID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50"/>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FSGD1ADPROT8</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8</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0x8605FEDF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FSGD1ADPROT8.PROTUM = 1 FSGD1ADPROT8.PROTSPID = 0b0110</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77"/>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FSGD1ADPROT9</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9</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FSGD1ADPROT9.PROTUM = 1  FSGD1ADPROT9.PROTSPID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cantSplit/>
          <w:trHeight w:val="380"/>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FSGD1ADPROT10</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10</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FSGD1ADPROT10.PROTUM = 1  FSGD1ADPROT10.PROTSPID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86"/>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FSGD1ADPROT11</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11</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FSGD1ADPROT11.PROTUM = 1  FSGD1ADPROT11.PROTSPID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76"/>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FSGD1ADPROT12</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12</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FSGD1ADPROT12.PROTUM = 1  FSGD1ADPROT12.PROTSPID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86"/>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FSGD1ADPROT13</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13</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FSGD1ADPROT13.PROTUM = 1   FSGD1ADPROT13.PROTSPID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14"/>
        </w:trPr>
        <w:tc>
          <w:tcPr>
            <w:tcW w:w="1530" w:type="dxa"/>
            <w:tcBorders>
              <w:top w:val="nil"/>
              <w:left w:val="single" w:sz="8" w:space="0" w:color="auto"/>
              <w:bottom w:val="single" w:sz="8"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FSGD1ADPROT14</w:t>
            </w:r>
          </w:p>
        </w:tc>
        <w:tc>
          <w:tcPr>
            <w:tcW w:w="900" w:type="dxa"/>
            <w:tcBorders>
              <w:top w:val="nil"/>
              <w:left w:val="nil"/>
              <w:bottom w:val="single" w:sz="8"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PBG1A</w:t>
            </w:r>
          </w:p>
        </w:tc>
        <w:tc>
          <w:tcPr>
            <w:tcW w:w="720" w:type="dxa"/>
            <w:tcBorders>
              <w:top w:val="nil"/>
              <w:left w:val="nil"/>
              <w:bottom w:val="single" w:sz="8"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14</w:t>
            </w:r>
          </w:p>
        </w:tc>
        <w:tc>
          <w:tcPr>
            <w:tcW w:w="1350" w:type="dxa"/>
            <w:tcBorders>
              <w:top w:val="nil"/>
              <w:left w:val="nil"/>
              <w:bottom w:val="single" w:sz="8"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8"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FSGD1ADPROT14.PROTUM = 1  FSGD1ADPROT14.PROTSPID = 0b0010  </w:t>
            </w:r>
          </w:p>
        </w:tc>
        <w:tc>
          <w:tcPr>
            <w:tcW w:w="850" w:type="dxa"/>
            <w:tcBorders>
              <w:top w:val="nil"/>
              <w:left w:val="nil"/>
              <w:bottom w:val="single" w:sz="8"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8"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94"/>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FSGD1BDPROT0</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PBG1B</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0</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FSGD1BDPR</w:t>
            </w:r>
            <w:r>
              <w:rPr>
                <w:rFonts w:ascii="Calibri" w:hAnsi="Calibri"/>
                <w:sz w:val="18"/>
                <w:szCs w:val="18"/>
              </w:rPr>
              <w:t>OT0.PROTUM = 1</w:t>
            </w:r>
            <w:r w:rsidRPr="00FC6B23">
              <w:rPr>
                <w:rFonts w:ascii="Calibri" w:hAnsi="Calibri"/>
                <w:sz w:val="18"/>
                <w:szCs w:val="18"/>
              </w:rPr>
              <w:t xml:space="preserve">  FSGD1BDPROT0.PROTSPID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197"/>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FSGD1BDPROT1</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PBG1B</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Pr>
                <w:rFonts w:ascii="Calibri" w:hAnsi="Calibri"/>
                <w:sz w:val="18"/>
                <w:szCs w:val="18"/>
              </w:rPr>
              <w:t>FSGD1BDPROT1.PROTUM = 1</w:t>
            </w:r>
            <w:r w:rsidRPr="00FC6B23">
              <w:rPr>
                <w:rFonts w:ascii="Calibri" w:hAnsi="Calibri"/>
                <w:sz w:val="18"/>
                <w:szCs w:val="18"/>
              </w:rPr>
              <w:t xml:space="preserve">  FSGD1BDPROT1.PROTSPID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77"/>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FSGD1BDPROT2</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PBG1B</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2</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0x8405FE5F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FSGD1BDPROT2.PROTUM = 0  FSGD1BDPROT2.PROTSPID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296"/>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FSGD1BDPROT3</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PBG1B</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3</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Pr>
                <w:rFonts w:ascii="Calibri" w:hAnsi="Calibri"/>
                <w:sz w:val="18"/>
                <w:szCs w:val="18"/>
              </w:rPr>
              <w:t>FSGD1BDPROT3.PROTUM = 1</w:t>
            </w:r>
            <w:r w:rsidRPr="00FC6B23">
              <w:rPr>
                <w:rFonts w:ascii="Calibri" w:hAnsi="Calibri"/>
                <w:sz w:val="18"/>
                <w:szCs w:val="18"/>
              </w:rPr>
              <w:t xml:space="preserve">  FSGD1BDPROT3.PROTSPID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14"/>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FSGD1BDPROT4</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PBG1B</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4</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FSGD1BDPROT4.PROTUM = 1  FSGD1BDPROT4.PROTSPID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278"/>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FSGD1BDPROT5</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PBG1B</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5</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FSGD1BDPROT5.PROTUM = 1  FSGD1BDPROT5.PROTSPID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77"/>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FSGD1BDPROT6</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PBG1B</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6</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FSGD1BDPROT6.PROTUM = 1  FSGD1BDPROT6.PROTSPID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77"/>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FSGD1BDPROT7</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PBG1B</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7</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FSGD1BDPROT7.PROTUM = 1  FSGD1BDPROT7.PROTSPID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76"/>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FSGD1BDPROT8</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PBG1B</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8</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FSGD1BDPROT8.PROTUM = 1 FSGD1BDPROT8.PROTSPID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04"/>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FSGD1BDPROT9</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PBG1B</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9</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FSGD1BDPROT9.PROTUM = 1  FSGD1BDPROT9.PROTSPID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58"/>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FSGD1BDPROT10</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PBG1B</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10</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FSGD1BDPROT10.PROTUM = 1  FSGD1BDPROT10.PROTSPID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77"/>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FSGD1BDPROT11</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PBG1B</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11</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FSGD1BDPROT11.PROTUM = 1  FSGD1BDPROT11.PROTSPID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77"/>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FSGD1BDPROT12</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PBG1B</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12</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FSGD1BDPROT12.PROTUM = 1  FSGD1BDPROT12.PROTSPID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86"/>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lastRenderedPageBreak/>
              <w:t>FSGD1BDPROT13</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PBG1B</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13</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FSGD1BDPROT13.PROTUM = 1  </w:t>
            </w:r>
          </w:p>
          <w:p w:rsidR="00140CC2" w:rsidRPr="00FC6B23" w:rsidRDefault="00140CC2">
            <w:pPr>
              <w:ind w:right="273"/>
              <w:rPr>
                <w:rFonts w:ascii="Calibri" w:hAnsi="Calibri"/>
                <w:sz w:val="18"/>
                <w:szCs w:val="18"/>
              </w:rPr>
            </w:pPr>
            <w:r w:rsidRPr="00FC6B23">
              <w:rPr>
                <w:rFonts w:ascii="Calibri" w:hAnsi="Calibri"/>
                <w:sz w:val="18"/>
                <w:szCs w:val="18"/>
              </w:rPr>
              <w:t xml:space="preserve">FSGD1BDPROT13.PROTSPID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14"/>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FSGD1BDPROT14</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PBG1B</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14</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FSGD1BDPROT14.PROTUM = 1  FSGD1BDPROT14.PROTSPID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86"/>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FSGD2ADPROT0</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PBG2A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0</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FSGD2ADPROT0.PROTUM = 1  FSGD2ADPROT0.PROTSPID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287"/>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FSGD2ADPROT1</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PBG2A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FSGD2ADPROT1.PROTUM = 1  FSGD2ADPROT1.PROTSPID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22"/>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FSGD2ADPROT2</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PBG2A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2</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0x8405FE5F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FSGD2ADPROT2.PROTUM = 0  FSGD2ADPROT2.PROTSPID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22"/>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FSGD2ADPROT3</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PBG2A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3</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0x8405FE5F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FSGD2ADPROT3.PROTUM = 0  FSGD2ADPROT3.PROTSPID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49"/>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FSGD2ADPROT4</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PBG2A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4</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0x8405FE5F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FSGD2ADPROT4.PROTUM = 0  FSGD2ADPROT4.PROTSPID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22"/>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FSGD2ADPROT5</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PBG2A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5</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0x8405FE5F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FSGD2ADPROT5.PROTUM = 0  FSGD2ADPROT5.PROTSPID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287"/>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FSGD2ADPROT6</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PBG2A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6</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0x8405FE5F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FSGD2ADPROT6.PROTUM = 0  FSGD2ADPROT6.PROTSPID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77"/>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FSGD2ADPROT7</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PBG2A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7</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Pr>
                <w:rFonts w:ascii="Calibri" w:hAnsi="Calibri"/>
                <w:sz w:val="18"/>
                <w:szCs w:val="18"/>
              </w:rPr>
              <w:t xml:space="preserve">FSGD2ADPROT7.PROTUM = 1 </w:t>
            </w:r>
            <w:r w:rsidRPr="00FC6B23">
              <w:rPr>
                <w:rFonts w:ascii="Calibri" w:hAnsi="Calibri"/>
                <w:sz w:val="18"/>
                <w:szCs w:val="18"/>
              </w:rPr>
              <w:t xml:space="preserve">FSGD2ADPROT7.PROTSPID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76"/>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FSGD2ADPROT8</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PBG2A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8</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FSGD2ADPROT8.PROTUM = 1  FSGD2ADPROT8.PROTSPID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14"/>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FSGD2ADPROT9</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PBG2A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9</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FSGD2ADPROT9.PROTUM = 1  FSGD2ADPROT9.PROTSPID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13"/>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FSGD2ADPROT10</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PBG2A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10</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FSGD2ADPROT10.PROTUM = 1 FSGD2ADPROT10.PROTSPID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197"/>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FSGD2ADPROT11</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PBG2A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11</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0x8605FFDF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FSGD2ADPROT11.PROTUM = 1  FSGD2ADPROT11.PROTSPID = 0b1110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76"/>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FSGD2ADPROT12</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PBG2A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12</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FSGD2ADPROT12.PROTUM = 1  FSGD2ADPROT12.PROTSPID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40"/>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FSGD2ADPROT13</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PBG2A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13</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FSGD2ADPROT13.PROTUM = 1  FSGD2ADPROT13.PROTSPID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49"/>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FSGD2ADPROT14</w:t>
            </w:r>
          </w:p>
        </w:tc>
        <w:tc>
          <w:tcPr>
            <w:tcW w:w="900" w:type="dxa"/>
            <w:tcBorders>
              <w:top w:val="nil"/>
              <w:left w:val="nil"/>
              <w:bottom w:val="single" w:sz="4"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PBG2A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14</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FSGD2ADPROT14.PROTUM = 1  FSGD2ADPROT14.PROTSPID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40"/>
        </w:trPr>
        <w:tc>
          <w:tcPr>
            <w:tcW w:w="1530" w:type="dxa"/>
            <w:tcBorders>
              <w:top w:val="nil"/>
              <w:left w:val="single" w:sz="8" w:space="0" w:color="auto"/>
              <w:bottom w:val="single" w:sz="8"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FSGD2ADPROT15</w:t>
            </w:r>
          </w:p>
        </w:tc>
        <w:tc>
          <w:tcPr>
            <w:tcW w:w="900" w:type="dxa"/>
            <w:tcBorders>
              <w:top w:val="nil"/>
              <w:left w:val="nil"/>
              <w:bottom w:val="single" w:sz="8" w:space="0" w:color="auto"/>
              <w:right w:val="single" w:sz="4" w:space="0" w:color="auto"/>
            </w:tcBorders>
            <w:shd w:val="clear" w:color="auto" w:fill="auto"/>
            <w:vAlign w:val="bottom"/>
            <w:hideMark/>
          </w:tcPr>
          <w:p w:rsidR="00140CC2" w:rsidRDefault="00140CC2">
            <w:pPr>
              <w:jc w:val="center"/>
            </w:pPr>
            <w:r w:rsidRPr="00FC6B23">
              <w:rPr>
                <w:rFonts w:ascii="Calibri" w:hAnsi="Calibri"/>
                <w:sz w:val="18"/>
                <w:szCs w:val="18"/>
              </w:rPr>
              <w:t>PBG2A</w:t>
            </w:r>
          </w:p>
        </w:tc>
        <w:tc>
          <w:tcPr>
            <w:tcW w:w="720" w:type="dxa"/>
            <w:tcBorders>
              <w:top w:val="nil"/>
              <w:left w:val="nil"/>
              <w:bottom w:val="single" w:sz="8"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15</w:t>
            </w:r>
          </w:p>
        </w:tc>
        <w:tc>
          <w:tcPr>
            <w:tcW w:w="1350" w:type="dxa"/>
            <w:tcBorders>
              <w:top w:val="nil"/>
              <w:left w:val="nil"/>
              <w:bottom w:val="single" w:sz="8"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0x8605FFDF</w:t>
            </w:r>
          </w:p>
        </w:tc>
        <w:tc>
          <w:tcPr>
            <w:tcW w:w="3380" w:type="dxa"/>
            <w:tcBorders>
              <w:top w:val="nil"/>
              <w:left w:val="nil"/>
              <w:bottom w:val="single" w:sz="8"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FSGD2ADPROT15.PROTUM = 1  FSGD2ADPROT15.PROTSPID = 0b1110  </w:t>
            </w:r>
          </w:p>
        </w:tc>
        <w:tc>
          <w:tcPr>
            <w:tcW w:w="850" w:type="dxa"/>
            <w:tcBorders>
              <w:top w:val="nil"/>
              <w:left w:val="nil"/>
              <w:bottom w:val="single" w:sz="8"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8"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39"/>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FSGD3ADPROT0</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PBG3A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0</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0x8405FE5F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FSGD3ADPROT0.PROTUM = 0  FSGD3ADPROT0.PROTSPID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77"/>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FSGD3ADPROT1</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PBG3A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0x8405FE5F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FSGD3ADPROT1.PROTUM = 0  FSGD3ADPROT1.PROTSPID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22"/>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FSGD3ADPROT2</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PBG3A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2</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0x8405FE5F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FSGD3ADPROT2.PROTUM = 0 </w:t>
            </w:r>
          </w:p>
          <w:p w:rsidR="00140CC2" w:rsidRPr="00FC6B23" w:rsidRDefault="00140CC2">
            <w:pPr>
              <w:ind w:right="273"/>
              <w:rPr>
                <w:rFonts w:ascii="Calibri" w:hAnsi="Calibri"/>
                <w:sz w:val="18"/>
                <w:szCs w:val="18"/>
              </w:rPr>
            </w:pPr>
            <w:r w:rsidRPr="00FC6B23">
              <w:rPr>
                <w:rFonts w:ascii="Calibri" w:hAnsi="Calibri"/>
                <w:sz w:val="18"/>
                <w:szCs w:val="18"/>
              </w:rPr>
              <w:t xml:space="preserve">FSGD3ADPROT2.PROTSPID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13"/>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FSGD3ADPROT3</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PBG3A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3</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FSGD3ADPROT3.PROTUM = 1 </w:t>
            </w:r>
          </w:p>
          <w:p w:rsidR="00140CC2" w:rsidRPr="00FC6B23" w:rsidRDefault="00140CC2">
            <w:pPr>
              <w:ind w:right="273"/>
              <w:rPr>
                <w:rFonts w:ascii="Calibri" w:hAnsi="Calibri"/>
                <w:sz w:val="18"/>
                <w:szCs w:val="18"/>
              </w:rPr>
            </w:pPr>
            <w:r w:rsidRPr="00FC6B23">
              <w:rPr>
                <w:rFonts w:ascii="Calibri" w:hAnsi="Calibri"/>
                <w:sz w:val="18"/>
                <w:szCs w:val="18"/>
              </w:rPr>
              <w:t xml:space="preserve">FSGD3ADPROT3.PROTSPID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269"/>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FSGD3ADPROT4</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PBG3A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4</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FSGD3ADPROT4.PROTUM = 1 </w:t>
            </w:r>
          </w:p>
          <w:p w:rsidR="00140CC2" w:rsidRPr="00FC6B23" w:rsidRDefault="00140CC2">
            <w:pPr>
              <w:ind w:right="273"/>
              <w:rPr>
                <w:rFonts w:ascii="Calibri" w:hAnsi="Calibri"/>
                <w:sz w:val="18"/>
                <w:szCs w:val="18"/>
              </w:rPr>
            </w:pPr>
            <w:r w:rsidRPr="00FC6B23">
              <w:rPr>
                <w:rFonts w:ascii="Calibri" w:hAnsi="Calibri"/>
                <w:sz w:val="18"/>
                <w:szCs w:val="18"/>
              </w:rPr>
              <w:t xml:space="preserve">FSGD3ADPROT4.PROTSPID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77"/>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FSGD3ADPROT5</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PBG3A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5</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0x8405FE5F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FSGD3ADPROT5.PROTUM = 0  </w:t>
            </w:r>
          </w:p>
          <w:p w:rsidR="00140CC2" w:rsidRPr="00FC6B23" w:rsidRDefault="00140CC2">
            <w:pPr>
              <w:ind w:right="273"/>
              <w:rPr>
                <w:rFonts w:ascii="Calibri" w:hAnsi="Calibri"/>
                <w:sz w:val="18"/>
                <w:szCs w:val="18"/>
              </w:rPr>
            </w:pPr>
            <w:r w:rsidRPr="00FC6B23">
              <w:rPr>
                <w:rFonts w:ascii="Calibri" w:hAnsi="Calibri"/>
                <w:sz w:val="18"/>
                <w:szCs w:val="18"/>
              </w:rPr>
              <w:t xml:space="preserve">FSGD3ADPROT5.PROTSPID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04"/>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FSGD3ADPROT6</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PBG3A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6</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0x8405FE5F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FSGD3ADPROT6.PROTUM = 0 </w:t>
            </w:r>
          </w:p>
          <w:p w:rsidR="00140CC2" w:rsidRPr="00FC6B23" w:rsidRDefault="00140CC2">
            <w:pPr>
              <w:ind w:right="273"/>
              <w:rPr>
                <w:rFonts w:ascii="Calibri" w:hAnsi="Calibri"/>
                <w:sz w:val="18"/>
                <w:szCs w:val="18"/>
              </w:rPr>
            </w:pPr>
            <w:r w:rsidRPr="00FC6B23">
              <w:rPr>
                <w:rFonts w:ascii="Calibri" w:hAnsi="Calibri"/>
                <w:sz w:val="18"/>
                <w:szCs w:val="18"/>
              </w:rPr>
              <w:t xml:space="preserve">FSGD3ADPROT6.PROTSPID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58"/>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FSGD3ADPROT7</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PBG3A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7</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0x8405FE5F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FSGD3ADPROT7.PROTUM = 0 </w:t>
            </w:r>
          </w:p>
          <w:p w:rsidR="00140CC2" w:rsidRPr="00FC6B23" w:rsidRDefault="00140CC2">
            <w:pPr>
              <w:ind w:right="273"/>
              <w:rPr>
                <w:rFonts w:ascii="Calibri" w:hAnsi="Calibri"/>
                <w:sz w:val="18"/>
                <w:szCs w:val="18"/>
              </w:rPr>
            </w:pPr>
            <w:r w:rsidRPr="00FC6B23">
              <w:rPr>
                <w:rFonts w:ascii="Calibri" w:hAnsi="Calibri"/>
                <w:sz w:val="18"/>
                <w:szCs w:val="18"/>
              </w:rPr>
              <w:t xml:space="preserve">FSGD3ADPROT7.PROTSPID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179"/>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FSGD3ADPROT8</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PBG3A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8</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0x8405FE5F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FSGD3ADPROT8.PROTUM = 0 </w:t>
            </w:r>
          </w:p>
          <w:p w:rsidR="00140CC2" w:rsidRPr="00FC6B23" w:rsidRDefault="00140CC2">
            <w:pPr>
              <w:ind w:right="273"/>
              <w:rPr>
                <w:rFonts w:ascii="Calibri" w:hAnsi="Calibri"/>
                <w:sz w:val="18"/>
                <w:szCs w:val="18"/>
              </w:rPr>
            </w:pPr>
            <w:r w:rsidRPr="00FC6B23">
              <w:rPr>
                <w:rFonts w:ascii="Calibri" w:hAnsi="Calibri"/>
                <w:sz w:val="18"/>
                <w:szCs w:val="18"/>
              </w:rPr>
              <w:lastRenderedPageBreak/>
              <w:t xml:space="preserve">FSGD3ADPROT8.PROTSPID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lastRenderedPageBreak/>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77"/>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lastRenderedPageBreak/>
              <w:t>FSGD3ADPROT9</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PBG3A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9</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0x8405FE5F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FSGD3ADPROT9.PROTUM = 0  </w:t>
            </w:r>
          </w:p>
          <w:p w:rsidR="00140CC2" w:rsidRPr="00FC6B23" w:rsidRDefault="00140CC2">
            <w:pPr>
              <w:ind w:right="273"/>
              <w:rPr>
                <w:rFonts w:ascii="Calibri" w:hAnsi="Calibri"/>
                <w:sz w:val="18"/>
                <w:szCs w:val="18"/>
              </w:rPr>
            </w:pPr>
            <w:r w:rsidRPr="00FC6B23">
              <w:rPr>
                <w:rFonts w:ascii="Calibri" w:hAnsi="Calibri"/>
                <w:sz w:val="18"/>
                <w:szCs w:val="18"/>
              </w:rPr>
              <w:t xml:space="preserve">FSGD3ADPROT9.PROTSPID = 0b0010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85"/>
        </w:trPr>
        <w:tc>
          <w:tcPr>
            <w:tcW w:w="153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FSGD3ADPROT10</w:t>
            </w:r>
          </w:p>
        </w:tc>
        <w:tc>
          <w:tcPr>
            <w:tcW w:w="90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PBG3A</w:t>
            </w:r>
          </w:p>
        </w:tc>
        <w:tc>
          <w:tcPr>
            <w:tcW w:w="720" w:type="dxa"/>
            <w:tcBorders>
              <w:top w:val="nil"/>
              <w:left w:val="nil"/>
              <w:bottom w:val="single" w:sz="4"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10</w:t>
            </w:r>
          </w:p>
        </w:tc>
        <w:tc>
          <w:tcPr>
            <w:tcW w:w="1350" w:type="dxa"/>
            <w:tcBorders>
              <w:top w:val="nil"/>
              <w:left w:val="nil"/>
              <w:bottom w:val="single" w:sz="4"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0x8605FF5F</w:t>
            </w:r>
          </w:p>
        </w:tc>
        <w:tc>
          <w:tcPr>
            <w:tcW w:w="3380" w:type="dxa"/>
            <w:tcBorders>
              <w:top w:val="nil"/>
              <w:left w:val="nil"/>
              <w:bottom w:val="single" w:sz="4"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FSGD3ADPROT10.PROTUM = 1  </w:t>
            </w:r>
          </w:p>
          <w:p w:rsidR="00140CC2" w:rsidRPr="00FC6B23" w:rsidRDefault="00140CC2">
            <w:pPr>
              <w:ind w:right="273"/>
              <w:rPr>
                <w:rFonts w:ascii="Calibri" w:hAnsi="Calibri"/>
                <w:sz w:val="18"/>
                <w:szCs w:val="18"/>
              </w:rPr>
            </w:pPr>
            <w:r w:rsidRPr="00FC6B23">
              <w:rPr>
                <w:rFonts w:ascii="Calibri" w:hAnsi="Calibri"/>
                <w:sz w:val="18"/>
                <w:szCs w:val="18"/>
              </w:rPr>
              <w:t xml:space="preserve">FSGD3ADPROT10.PROTSPID = 0b1010  </w:t>
            </w:r>
          </w:p>
        </w:tc>
        <w:tc>
          <w:tcPr>
            <w:tcW w:w="850" w:type="dxa"/>
            <w:tcBorders>
              <w:top w:val="nil"/>
              <w:left w:val="nil"/>
              <w:bottom w:val="single" w:sz="4"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4"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377"/>
        </w:trPr>
        <w:tc>
          <w:tcPr>
            <w:tcW w:w="1530" w:type="dxa"/>
            <w:tcBorders>
              <w:top w:val="nil"/>
              <w:left w:val="single" w:sz="8" w:space="0" w:color="auto"/>
              <w:bottom w:val="single" w:sz="8"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FSGD3ADPROT11</w:t>
            </w:r>
          </w:p>
        </w:tc>
        <w:tc>
          <w:tcPr>
            <w:tcW w:w="900" w:type="dxa"/>
            <w:tcBorders>
              <w:top w:val="nil"/>
              <w:left w:val="nil"/>
              <w:bottom w:val="single" w:sz="8"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PBG3A</w:t>
            </w:r>
          </w:p>
        </w:tc>
        <w:tc>
          <w:tcPr>
            <w:tcW w:w="720" w:type="dxa"/>
            <w:tcBorders>
              <w:top w:val="nil"/>
              <w:left w:val="nil"/>
              <w:bottom w:val="single" w:sz="8"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11</w:t>
            </w:r>
          </w:p>
        </w:tc>
        <w:tc>
          <w:tcPr>
            <w:tcW w:w="1350" w:type="dxa"/>
            <w:tcBorders>
              <w:top w:val="nil"/>
              <w:left w:val="nil"/>
              <w:bottom w:val="single" w:sz="8"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0x8605FF5F</w:t>
            </w:r>
          </w:p>
        </w:tc>
        <w:tc>
          <w:tcPr>
            <w:tcW w:w="3380" w:type="dxa"/>
            <w:tcBorders>
              <w:top w:val="nil"/>
              <w:left w:val="nil"/>
              <w:bottom w:val="single" w:sz="8"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FSGD3ADPROT11.PROTUM = 1</w:t>
            </w:r>
          </w:p>
          <w:p w:rsidR="00140CC2" w:rsidRPr="00FC6B23" w:rsidRDefault="00140CC2">
            <w:pPr>
              <w:ind w:right="273"/>
              <w:rPr>
                <w:rFonts w:ascii="Calibri" w:hAnsi="Calibri"/>
                <w:sz w:val="18"/>
                <w:szCs w:val="18"/>
              </w:rPr>
            </w:pPr>
            <w:r w:rsidRPr="00FC6B23">
              <w:rPr>
                <w:rFonts w:ascii="Calibri" w:hAnsi="Calibri"/>
                <w:sz w:val="18"/>
                <w:szCs w:val="18"/>
              </w:rPr>
              <w:t xml:space="preserve">FSGD3ADPROT11.PROTSPID = 0b1010  </w:t>
            </w:r>
          </w:p>
        </w:tc>
        <w:tc>
          <w:tcPr>
            <w:tcW w:w="850" w:type="dxa"/>
            <w:tcBorders>
              <w:top w:val="nil"/>
              <w:left w:val="nil"/>
              <w:bottom w:val="single" w:sz="8"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8"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r w:rsidR="00140CC2" w:rsidRPr="005E5848" w:rsidTr="00A42C5F">
        <w:trPr>
          <w:trHeight w:val="457"/>
        </w:trPr>
        <w:tc>
          <w:tcPr>
            <w:tcW w:w="1530" w:type="dxa"/>
            <w:tcBorders>
              <w:top w:val="nil"/>
              <w:left w:val="single" w:sz="8" w:space="0" w:color="auto"/>
              <w:bottom w:val="single" w:sz="8" w:space="0" w:color="auto"/>
              <w:right w:val="single" w:sz="4" w:space="0" w:color="auto"/>
            </w:tcBorders>
            <w:shd w:val="clear" w:color="auto" w:fill="auto"/>
            <w:noWrap/>
            <w:vAlign w:val="bottom"/>
            <w:hideMark/>
          </w:tcPr>
          <w:p w:rsidR="00140CC2" w:rsidRPr="00FC6B23" w:rsidRDefault="00140CC2">
            <w:pPr>
              <w:rPr>
                <w:rFonts w:ascii="Calibri" w:hAnsi="Calibri"/>
                <w:sz w:val="18"/>
                <w:szCs w:val="18"/>
              </w:rPr>
            </w:pPr>
            <w:r w:rsidRPr="00FC6B23">
              <w:rPr>
                <w:rFonts w:ascii="Calibri" w:hAnsi="Calibri"/>
                <w:sz w:val="18"/>
                <w:szCs w:val="18"/>
              </w:rPr>
              <w:t>FSGD5ADPROT0</w:t>
            </w:r>
          </w:p>
        </w:tc>
        <w:tc>
          <w:tcPr>
            <w:tcW w:w="900" w:type="dxa"/>
            <w:tcBorders>
              <w:top w:val="nil"/>
              <w:left w:val="nil"/>
              <w:bottom w:val="single" w:sz="8"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PBG5A</w:t>
            </w:r>
          </w:p>
        </w:tc>
        <w:tc>
          <w:tcPr>
            <w:tcW w:w="720" w:type="dxa"/>
            <w:tcBorders>
              <w:top w:val="nil"/>
              <w:left w:val="nil"/>
              <w:bottom w:val="single" w:sz="8" w:space="0" w:color="auto"/>
              <w:right w:val="single" w:sz="4" w:space="0" w:color="auto"/>
            </w:tcBorders>
            <w:shd w:val="clear" w:color="auto" w:fill="auto"/>
            <w:vAlign w:val="bottom"/>
            <w:hideMark/>
          </w:tcPr>
          <w:p w:rsidR="00140CC2" w:rsidRPr="00FC6B23" w:rsidRDefault="00140CC2">
            <w:pPr>
              <w:jc w:val="center"/>
              <w:rPr>
                <w:rFonts w:ascii="Calibri" w:hAnsi="Calibri"/>
                <w:sz w:val="18"/>
                <w:szCs w:val="18"/>
              </w:rPr>
            </w:pPr>
            <w:r w:rsidRPr="00FC6B23">
              <w:rPr>
                <w:rFonts w:ascii="Calibri" w:hAnsi="Calibri"/>
                <w:sz w:val="18"/>
                <w:szCs w:val="18"/>
              </w:rPr>
              <w:t>0</w:t>
            </w:r>
          </w:p>
        </w:tc>
        <w:tc>
          <w:tcPr>
            <w:tcW w:w="1350" w:type="dxa"/>
            <w:tcBorders>
              <w:top w:val="nil"/>
              <w:left w:val="nil"/>
              <w:bottom w:val="single" w:sz="8" w:space="0" w:color="auto"/>
              <w:right w:val="single" w:sz="4" w:space="0" w:color="auto"/>
            </w:tcBorders>
            <w:shd w:val="clear" w:color="auto" w:fill="auto"/>
            <w:noWrap/>
            <w:vAlign w:val="bottom"/>
            <w:hideMark/>
          </w:tcPr>
          <w:p w:rsidR="00140CC2" w:rsidRPr="00C3362D" w:rsidRDefault="00140CC2">
            <w:pPr>
              <w:jc w:val="center"/>
              <w:rPr>
                <w:rFonts w:asciiTheme="minorHAnsi" w:hAnsiTheme="minorHAnsi"/>
                <w:color w:val="000000"/>
                <w:sz w:val="18"/>
                <w:szCs w:val="18"/>
              </w:rPr>
            </w:pPr>
            <w:r w:rsidRPr="00C3362D">
              <w:rPr>
                <w:rFonts w:asciiTheme="minorHAnsi" w:hAnsiTheme="minorHAnsi"/>
                <w:color w:val="000000"/>
                <w:sz w:val="18"/>
                <w:szCs w:val="18"/>
              </w:rPr>
              <w:t>0x8605FE5F</w:t>
            </w:r>
          </w:p>
        </w:tc>
        <w:tc>
          <w:tcPr>
            <w:tcW w:w="3380" w:type="dxa"/>
            <w:tcBorders>
              <w:top w:val="nil"/>
              <w:left w:val="nil"/>
              <w:bottom w:val="single" w:sz="8" w:space="0" w:color="auto"/>
              <w:right w:val="single" w:sz="8" w:space="0" w:color="auto"/>
            </w:tcBorders>
            <w:shd w:val="clear" w:color="auto" w:fill="auto"/>
            <w:vAlign w:val="bottom"/>
            <w:hideMark/>
          </w:tcPr>
          <w:p w:rsidR="00140CC2" w:rsidRPr="00FC6B23" w:rsidRDefault="00140CC2">
            <w:pPr>
              <w:ind w:right="273"/>
              <w:rPr>
                <w:rFonts w:ascii="Calibri" w:hAnsi="Calibri"/>
                <w:sz w:val="18"/>
                <w:szCs w:val="18"/>
              </w:rPr>
            </w:pPr>
            <w:r w:rsidRPr="00FC6B23">
              <w:rPr>
                <w:rFonts w:ascii="Calibri" w:hAnsi="Calibri"/>
                <w:sz w:val="18"/>
                <w:szCs w:val="18"/>
              </w:rPr>
              <w:t xml:space="preserve">FSGD5ADPROT0.PROTUM = 1  </w:t>
            </w:r>
          </w:p>
          <w:p w:rsidR="00140CC2" w:rsidRPr="00FC6B23" w:rsidRDefault="00140CC2">
            <w:pPr>
              <w:ind w:right="273"/>
              <w:rPr>
                <w:rFonts w:ascii="Calibri" w:hAnsi="Calibri"/>
                <w:sz w:val="18"/>
                <w:szCs w:val="18"/>
              </w:rPr>
            </w:pPr>
            <w:r w:rsidRPr="00FC6B23">
              <w:rPr>
                <w:rFonts w:ascii="Calibri" w:hAnsi="Calibri"/>
                <w:sz w:val="18"/>
                <w:szCs w:val="18"/>
              </w:rPr>
              <w:t xml:space="preserve">FSGD5ADPROT0.PROTSPID = 0b0010  </w:t>
            </w:r>
          </w:p>
        </w:tc>
        <w:tc>
          <w:tcPr>
            <w:tcW w:w="850" w:type="dxa"/>
            <w:tcBorders>
              <w:top w:val="nil"/>
              <w:left w:val="nil"/>
              <w:bottom w:val="single" w:sz="8" w:space="0" w:color="auto"/>
              <w:right w:val="single" w:sz="8" w:space="0" w:color="auto"/>
            </w:tcBorders>
            <w:vAlign w:val="bottom"/>
          </w:tcPr>
          <w:p w:rsidR="00140CC2" w:rsidRDefault="00140CC2">
            <w:pPr>
              <w:jc w:val="center"/>
            </w:pPr>
            <w:r w:rsidRPr="00FC6B23">
              <w:rPr>
                <w:rFonts w:ascii="Calibri" w:hAnsi="Calibri"/>
                <w:sz w:val="18"/>
                <w:szCs w:val="18"/>
              </w:rPr>
              <w:t>R/W*</w:t>
            </w:r>
          </w:p>
        </w:tc>
        <w:tc>
          <w:tcPr>
            <w:tcW w:w="990" w:type="dxa"/>
            <w:tcBorders>
              <w:top w:val="nil"/>
              <w:left w:val="nil"/>
              <w:bottom w:val="single" w:sz="8" w:space="0" w:color="auto"/>
              <w:right w:val="single" w:sz="8" w:space="0" w:color="auto"/>
            </w:tcBorders>
            <w:vAlign w:val="bottom"/>
          </w:tcPr>
          <w:p w:rsidR="00140CC2" w:rsidRPr="00FC6B23" w:rsidRDefault="00140CC2">
            <w:pPr>
              <w:ind w:right="273"/>
              <w:jc w:val="center"/>
              <w:rPr>
                <w:rFonts w:ascii="Calibri" w:hAnsi="Calibri"/>
                <w:sz w:val="18"/>
                <w:szCs w:val="18"/>
              </w:rPr>
            </w:pPr>
            <w:r w:rsidRPr="00FC6B23">
              <w:rPr>
                <w:rFonts w:ascii="Calibri" w:hAnsi="Calibri"/>
                <w:sz w:val="18"/>
                <w:szCs w:val="18"/>
              </w:rPr>
              <w:t>R/W*</w:t>
            </w:r>
          </w:p>
        </w:tc>
      </w:tr>
    </w:tbl>
    <w:p w:rsidR="00140CC2" w:rsidRPr="00FC6B23" w:rsidRDefault="00140CC2">
      <w:pPr>
        <w:rPr>
          <w:rFonts w:ascii="Calibri" w:hAnsi="Calibri"/>
          <w:szCs w:val="20"/>
        </w:rPr>
      </w:pPr>
      <w:r w:rsidRPr="00FC6B23">
        <w:rPr>
          <w:rFonts w:ascii="Calibri" w:hAnsi="Calibri"/>
          <w:szCs w:val="20"/>
        </w:rPr>
        <w:t xml:space="preserve">*Also SAN-186 describes a lock bit on these registers. </w:t>
      </w:r>
      <w:r>
        <w:rPr>
          <w:rFonts w:ascii="Calibri" w:hAnsi="Calibri"/>
          <w:szCs w:val="20"/>
        </w:rPr>
        <w:t xml:space="preserve">  If the lock bit is set there is only one write which will function until the next reset.</w:t>
      </w:r>
    </w:p>
    <w:p w:rsidR="00140CC2" w:rsidRPr="002D2F20" w:rsidRDefault="00140CC2"/>
    <w:p w:rsidR="00140CC2" w:rsidRPr="00C06FD3" w:rsidRDefault="00140CC2">
      <w:pPr>
        <w:pStyle w:val="Heading5"/>
        <w:pPrChange w:id="62" w:author="Nexteer Employee" w:date="2016-04-05T17:47:00Z">
          <w:pPr>
            <w:pStyle w:val="Heading5"/>
            <w:numPr>
              <w:numId w:val="1"/>
            </w:numPr>
          </w:pPr>
        </w:pPrChange>
      </w:pPr>
      <w:r w:rsidRPr="00C06FD3">
        <w:t>Initialization</w:t>
      </w:r>
      <w:r>
        <w:t xml:space="preserve"> (PbgInin)</w:t>
      </w:r>
    </w:p>
    <w:p w:rsidR="00140CC2" w:rsidRDefault="00140CC2">
      <w:pPr>
        <w:rPr>
          <w:rFonts w:ascii="Verdana" w:hAnsi="Verdana"/>
          <w:color w:val="333333"/>
          <w:sz w:val="18"/>
          <w:szCs w:val="18"/>
        </w:rPr>
      </w:pPr>
      <w:r w:rsidRPr="000160F5">
        <w:rPr>
          <w:rFonts w:ascii="Verdana" w:hAnsi="Verdana"/>
          <w:color w:val="333333"/>
          <w:sz w:val="18"/>
          <w:szCs w:val="18"/>
        </w:rPr>
        <w:t xml:space="preserve">FSGD0ADPROT0 = 0x405FE5F; </w:t>
      </w:r>
      <w:r w:rsidRPr="000160F5">
        <w:rPr>
          <w:rFonts w:ascii="Verdana" w:hAnsi="Verdana"/>
          <w:color w:val="333333"/>
          <w:sz w:val="18"/>
          <w:szCs w:val="18"/>
        </w:rPr>
        <w:br/>
        <w:t>FSGD0ADPROT1 = 0x605FE5F;</w:t>
      </w:r>
    </w:p>
    <w:p w:rsidR="00140CC2" w:rsidRDefault="00140CC2">
      <w:pPr>
        <w:rPr>
          <w:rFonts w:ascii="Verdana" w:hAnsi="Verdana"/>
          <w:color w:val="333333"/>
          <w:sz w:val="18"/>
          <w:szCs w:val="18"/>
        </w:rPr>
      </w:pPr>
      <w:r w:rsidRPr="000160F5">
        <w:rPr>
          <w:rFonts w:ascii="Verdana" w:hAnsi="Verdana"/>
          <w:color w:val="333333"/>
          <w:sz w:val="18"/>
          <w:szCs w:val="18"/>
        </w:rPr>
        <w:t xml:space="preserve"> </w:t>
      </w:r>
      <w:r w:rsidRPr="000160F5">
        <w:rPr>
          <w:rFonts w:ascii="Verdana" w:hAnsi="Verdana"/>
          <w:color w:val="333333"/>
          <w:sz w:val="18"/>
          <w:szCs w:val="18"/>
        </w:rPr>
        <w:br/>
        <w:t xml:space="preserve">FSGD1ADPROT0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FSGD1ADPROT1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FSGD1ADPROT2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FSGD1ADPROT3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FSGD1ADPROT4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FSGD1ADPROT5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FSGD1ADPROT6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FSGD1ADPROT7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FSGD1ADPROT8 </w:t>
      </w:r>
      <w:r>
        <w:rPr>
          <w:rFonts w:ascii="Verdana" w:hAnsi="Verdana"/>
          <w:color w:val="333333"/>
          <w:sz w:val="18"/>
          <w:szCs w:val="18"/>
        </w:rPr>
        <w:t>= 0x8</w:t>
      </w:r>
      <w:r w:rsidRPr="000160F5">
        <w:rPr>
          <w:rFonts w:ascii="Verdana" w:hAnsi="Verdana"/>
          <w:color w:val="333333"/>
          <w:sz w:val="18"/>
          <w:szCs w:val="18"/>
        </w:rPr>
        <w:t xml:space="preserve">605FEDF; </w:t>
      </w:r>
      <w:r w:rsidRPr="000160F5">
        <w:rPr>
          <w:rFonts w:ascii="Verdana" w:hAnsi="Verdana"/>
          <w:color w:val="333333"/>
          <w:sz w:val="18"/>
          <w:szCs w:val="18"/>
        </w:rPr>
        <w:br/>
        <w:t xml:space="preserve">FSGD1ADPROT9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FSGD1ADPROT10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FSGD1ADPROT11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FSGD1ADPROT12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FSGD1ADPROT13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FSGD1ADPROT14 </w:t>
      </w:r>
      <w:r>
        <w:rPr>
          <w:rFonts w:ascii="Verdana" w:hAnsi="Verdana"/>
          <w:color w:val="333333"/>
          <w:sz w:val="18"/>
          <w:szCs w:val="18"/>
        </w:rPr>
        <w:t>= 0x8</w:t>
      </w:r>
      <w:r w:rsidRPr="000160F5">
        <w:rPr>
          <w:rFonts w:ascii="Verdana" w:hAnsi="Verdana"/>
          <w:color w:val="333333"/>
          <w:sz w:val="18"/>
          <w:szCs w:val="18"/>
        </w:rPr>
        <w:t>605FE5F;</w:t>
      </w:r>
    </w:p>
    <w:p w:rsidR="00140CC2" w:rsidRDefault="00140CC2">
      <w:pPr>
        <w:rPr>
          <w:rFonts w:ascii="Verdana" w:hAnsi="Verdana"/>
          <w:color w:val="333333"/>
          <w:sz w:val="18"/>
          <w:szCs w:val="18"/>
        </w:rPr>
      </w:pPr>
      <w:r w:rsidRPr="000160F5">
        <w:rPr>
          <w:rFonts w:ascii="Verdana" w:hAnsi="Verdana"/>
          <w:color w:val="333333"/>
          <w:sz w:val="18"/>
          <w:szCs w:val="18"/>
        </w:rPr>
        <w:t xml:space="preserve"> </w:t>
      </w:r>
      <w:r w:rsidRPr="000160F5">
        <w:rPr>
          <w:rFonts w:ascii="Verdana" w:hAnsi="Verdana"/>
          <w:color w:val="333333"/>
          <w:sz w:val="18"/>
          <w:szCs w:val="18"/>
        </w:rPr>
        <w:br/>
        <w:t xml:space="preserve">FSGD1BDPROT0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FSGD1BDPROT1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FSGD1BDPROT2 </w:t>
      </w:r>
      <w:r>
        <w:rPr>
          <w:rFonts w:ascii="Verdana" w:hAnsi="Verdana"/>
          <w:color w:val="333333"/>
          <w:sz w:val="18"/>
          <w:szCs w:val="18"/>
        </w:rPr>
        <w:t>= 0x8</w:t>
      </w:r>
      <w:r w:rsidRPr="000160F5">
        <w:rPr>
          <w:rFonts w:ascii="Verdana" w:hAnsi="Verdana"/>
          <w:color w:val="333333"/>
          <w:sz w:val="18"/>
          <w:szCs w:val="18"/>
        </w:rPr>
        <w:t xml:space="preserve">405FE5F; </w:t>
      </w:r>
      <w:r w:rsidRPr="000160F5">
        <w:rPr>
          <w:rFonts w:ascii="Verdana" w:hAnsi="Verdana"/>
          <w:color w:val="333333"/>
          <w:sz w:val="18"/>
          <w:szCs w:val="18"/>
        </w:rPr>
        <w:br/>
        <w:t xml:space="preserve">FSGD1BDPROT3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FSGD1BDPROT4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FSGD1BDPROT5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FSGD1BDPROT6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FSGD1BDPROT7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FSGD1BDPROT8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FSGD1BDPROT9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FSGD1BDPROT10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FSGD1BDPROT11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FSGD1BDPROT12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FSGD1BDPROT13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FSGD1BDPROT14 </w:t>
      </w:r>
      <w:r>
        <w:rPr>
          <w:rFonts w:ascii="Verdana" w:hAnsi="Verdana"/>
          <w:color w:val="333333"/>
          <w:sz w:val="18"/>
          <w:szCs w:val="18"/>
        </w:rPr>
        <w:t>= 0x8</w:t>
      </w:r>
      <w:r w:rsidRPr="000160F5">
        <w:rPr>
          <w:rFonts w:ascii="Verdana" w:hAnsi="Verdana"/>
          <w:color w:val="333333"/>
          <w:sz w:val="18"/>
          <w:szCs w:val="18"/>
        </w:rPr>
        <w:t xml:space="preserve">605FE5F; </w:t>
      </w:r>
    </w:p>
    <w:p w:rsidR="00140CC2" w:rsidRDefault="00140CC2">
      <w:pPr>
        <w:rPr>
          <w:rFonts w:ascii="Verdana" w:hAnsi="Verdana"/>
          <w:color w:val="333333"/>
          <w:sz w:val="18"/>
          <w:szCs w:val="18"/>
        </w:rPr>
      </w:pPr>
      <w:r w:rsidRPr="000160F5">
        <w:rPr>
          <w:rFonts w:ascii="Verdana" w:hAnsi="Verdana"/>
          <w:color w:val="333333"/>
          <w:sz w:val="18"/>
          <w:szCs w:val="18"/>
        </w:rPr>
        <w:br/>
        <w:t xml:space="preserve">FSGD2ADPROT0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FSGD2ADPROT1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FSGD2ADPROT2 </w:t>
      </w:r>
      <w:r>
        <w:rPr>
          <w:rFonts w:ascii="Verdana" w:hAnsi="Verdana"/>
          <w:color w:val="333333"/>
          <w:sz w:val="18"/>
          <w:szCs w:val="18"/>
        </w:rPr>
        <w:t>= 0x8</w:t>
      </w:r>
      <w:r w:rsidRPr="000160F5">
        <w:rPr>
          <w:rFonts w:ascii="Verdana" w:hAnsi="Verdana"/>
          <w:color w:val="333333"/>
          <w:sz w:val="18"/>
          <w:szCs w:val="18"/>
        </w:rPr>
        <w:t xml:space="preserve">405FE5F; </w:t>
      </w:r>
      <w:r w:rsidRPr="000160F5">
        <w:rPr>
          <w:rFonts w:ascii="Verdana" w:hAnsi="Verdana"/>
          <w:color w:val="333333"/>
          <w:sz w:val="18"/>
          <w:szCs w:val="18"/>
        </w:rPr>
        <w:br/>
        <w:t xml:space="preserve">FSGD2ADPROT3 </w:t>
      </w:r>
      <w:r>
        <w:rPr>
          <w:rFonts w:ascii="Verdana" w:hAnsi="Verdana"/>
          <w:color w:val="333333"/>
          <w:sz w:val="18"/>
          <w:szCs w:val="18"/>
        </w:rPr>
        <w:t>= 0x8</w:t>
      </w:r>
      <w:r w:rsidRPr="000160F5">
        <w:rPr>
          <w:rFonts w:ascii="Verdana" w:hAnsi="Verdana"/>
          <w:color w:val="333333"/>
          <w:sz w:val="18"/>
          <w:szCs w:val="18"/>
        </w:rPr>
        <w:t xml:space="preserve">405FE5F; </w:t>
      </w:r>
      <w:r w:rsidRPr="000160F5">
        <w:rPr>
          <w:rFonts w:ascii="Verdana" w:hAnsi="Verdana"/>
          <w:color w:val="333333"/>
          <w:sz w:val="18"/>
          <w:szCs w:val="18"/>
        </w:rPr>
        <w:br/>
      </w:r>
      <w:r w:rsidRPr="000160F5">
        <w:rPr>
          <w:rFonts w:ascii="Verdana" w:hAnsi="Verdana"/>
          <w:color w:val="333333"/>
          <w:sz w:val="18"/>
          <w:szCs w:val="18"/>
        </w:rPr>
        <w:lastRenderedPageBreak/>
        <w:t xml:space="preserve">FSGD2ADPROT4 </w:t>
      </w:r>
      <w:r>
        <w:rPr>
          <w:rFonts w:ascii="Verdana" w:hAnsi="Verdana"/>
          <w:color w:val="333333"/>
          <w:sz w:val="18"/>
          <w:szCs w:val="18"/>
        </w:rPr>
        <w:t>= 0x8</w:t>
      </w:r>
      <w:r w:rsidRPr="000160F5">
        <w:rPr>
          <w:rFonts w:ascii="Verdana" w:hAnsi="Verdana"/>
          <w:color w:val="333333"/>
          <w:sz w:val="18"/>
          <w:szCs w:val="18"/>
        </w:rPr>
        <w:t xml:space="preserve">405FE5F; </w:t>
      </w:r>
      <w:r w:rsidRPr="000160F5">
        <w:rPr>
          <w:rFonts w:ascii="Verdana" w:hAnsi="Verdana"/>
          <w:color w:val="333333"/>
          <w:sz w:val="18"/>
          <w:szCs w:val="18"/>
        </w:rPr>
        <w:br/>
        <w:t xml:space="preserve">FSGD2ADPROT5 </w:t>
      </w:r>
      <w:r>
        <w:rPr>
          <w:rFonts w:ascii="Verdana" w:hAnsi="Verdana"/>
          <w:color w:val="333333"/>
          <w:sz w:val="18"/>
          <w:szCs w:val="18"/>
        </w:rPr>
        <w:t>= 0x8</w:t>
      </w:r>
      <w:r w:rsidRPr="000160F5">
        <w:rPr>
          <w:rFonts w:ascii="Verdana" w:hAnsi="Verdana"/>
          <w:color w:val="333333"/>
          <w:sz w:val="18"/>
          <w:szCs w:val="18"/>
        </w:rPr>
        <w:t xml:space="preserve">405FE5F; </w:t>
      </w:r>
      <w:r w:rsidRPr="000160F5">
        <w:rPr>
          <w:rFonts w:ascii="Verdana" w:hAnsi="Verdana"/>
          <w:color w:val="333333"/>
          <w:sz w:val="18"/>
          <w:szCs w:val="18"/>
        </w:rPr>
        <w:br/>
        <w:t xml:space="preserve">FSGD2ADPROT6 </w:t>
      </w:r>
      <w:r>
        <w:rPr>
          <w:rFonts w:ascii="Verdana" w:hAnsi="Verdana"/>
          <w:color w:val="333333"/>
          <w:sz w:val="18"/>
          <w:szCs w:val="18"/>
        </w:rPr>
        <w:t>= 0x8</w:t>
      </w:r>
      <w:r w:rsidRPr="000160F5">
        <w:rPr>
          <w:rFonts w:ascii="Verdana" w:hAnsi="Verdana"/>
          <w:color w:val="333333"/>
          <w:sz w:val="18"/>
          <w:szCs w:val="18"/>
        </w:rPr>
        <w:t xml:space="preserve">405FE5F; </w:t>
      </w:r>
      <w:r w:rsidRPr="000160F5">
        <w:rPr>
          <w:rFonts w:ascii="Verdana" w:hAnsi="Verdana"/>
          <w:color w:val="333333"/>
          <w:sz w:val="18"/>
          <w:szCs w:val="18"/>
        </w:rPr>
        <w:br/>
        <w:t xml:space="preserve">FSGD2ADPROT7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FSGD2ADPROT8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FSGD2ADPROT9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FSGD2ADPROT10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FSGD2ADPROT11 </w:t>
      </w:r>
      <w:r>
        <w:rPr>
          <w:rFonts w:ascii="Verdana" w:hAnsi="Verdana"/>
          <w:color w:val="333333"/>
          <w:sz w:val="18"/>
          <w:szCs w:val="18"/>
        </w:rPr>
        <w:t>= 0x8</w:t>
      </w:r>
      <w:r w:rsidRPr="000160F5">
        <w:rPr>
          <w:rFonts w:ascii="Verdana" w:hAnsi="Verdana"/>
          <w:color w:val="333333"/>
          <w:sz w:val="18"/>
          <w:szCs w:val="18"/>
        </w:rPr>
        <w:t xml:space="preserve">605FFDF; </w:t>
      </w:r>
      <w:r w:rsidRPr="000160F5">
        <w:rPr>
          <w:rFonts w:ascii="Verdana" w:hAnsi="Verdana"/>
          <w:color w:val="333333"/>
          <w:sz w:val="18"/>
          <w:szCs w:val="18"/>
        </w:rPr>
        <w:br/>
        <w:t xml:space="preserve">FSGD2ADPROT12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FSGD2ADPROT13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FSGD2ADPROT14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FSGD2ADPROT15 </w:t>
      </w:r>
      <w:r>
        <w:rPr>
          <w:rFonts w:ascii="Verdana" w:hAnsi="Verdana"/>
          <w:color w:val="333333"/>
          <w:sz w:val="18"/>
          <w:szCs w:val="18"/>
        </w:rPr>
        <w:t>= 0x8</w:t>
      </w:r>
      <w:r w:rsidRPr="000160F5">
        <w:rPr>
          <w:rFonts w:ascii="Verdana" w:hAnsi="Verdana"/>
          <w:color w:val="333333"/>
          <w:sz w:val="18"/>
          <w:szCs w:val="18"/>
        </w:rPr>
        <w:t>605FFDF;</w:t>
      </w:r>
    </w:p>
    <w:p w:rsidR="00140CC2" w:rsidRDefault="00140CC2">
      <w:pPr>
        <w:rPr>
          <w:rFonts w:ascii="Verdana" w:hAnsi="Verdana"/>
          <w:color w:val="333333"/>
          <w:sz w:val="18"/>
          <w:szCs w:val="18"/>
        </w:rPr>
      </w:pPr>
      <w:r w:rsidRPr="000160F5">
        <w:rPr>
          <w:rFonts w:ascii="Verdana" w:hAnsi="Verdana"/>
          <w:color w:val="333333"/>
          <w:sz w:val="18"/>
          <w:szCs w:val="18"/>
        </w:rPr>
        <w:t xml:space="preserve"> </w:t>
      </w:r>
      <w:r w:rsidRPr="000160F5">
        <w:rPr>
          <w:rFonts w:ascii="Verdana" w:hAnsi="Verdana"/>
          <w:color w:val="333333"/>
          <w:sz w:val="18"/>
          <w:szCs w:val="18"/>
        </w:rPr>
        <w:br/>
        <w:t xml:space="preserve">FSGD3ADPROT0 </w:t>
      </w:r>
      <w:r>
        <w:rPr>
          <w:rFonts w:ascii="Verdana" w:hAnsi="Verdana"/>
          <w:color w:val="333333"/>
          <w:sz w:val="18"/>
          <w:szCs w:val="18"/>
        </w:rPr>
        <w:t>= 0x8</w:t>
      </w:r>
      <w:r w:rsidRPr="000160F5">
        <w:rPr>
          <w:rFonts w:ascii="Verdana" w:hAnsi="Verdana"/>
          <w:color w:val="333333"/>
          <w:sz w:val="18"/>
          <w:szCs w:val="18"/>
        </w:rPr>
        <w:t xml:space="preserve">405FE5F; </w:t>
      </w:r>
      <w:r w:rsidRPr="000160F5">
        <w:rPr>
          <w:rFonts w:ascii="Verdana" w:hAnsi="Verdana"/>
          <w:color w:val="333333"/>
          <w:sz w:val="18"/>
          <w:szCs w:val="18"/>
        </w:rPr>
        <w:br/>
        <w:t xml:space="preserve">FSGD3ADPROT1 </w:t>
      </w:r>
      <w:r>
        <w:rPr>
          <w:rFonts w:ascii="Verdana" w:hAnsi="Verdana"/>
          <w:color w:val="333333"/>
          <w:sz w:val="18"/>
          <w:szCs w:val="18"/>
        </w:rPr>
        <w:t>= 0x8</w:t>
      </w:r>
      <w:r w:rsidRPr="000160F5">
        <w:rPr>
          <w:rFonts w:ascii="Verdana" w:hAnsi="Verdana"/>
          <w:color w:val="333333"/>
          <w:sz w:val="18"/>
          <w:szCs w:val="18"/>
        </w:rPr>
        <w:t xml:space="preserve">405FE5F; </w:t>
      </w:r>
      <w:r w:rsidRPr="000160F5">
        <w:rPr>
          <w:rFonts w:ascii="Verdana" w:hAnsi="Verdana"/>
          <w:color w:val="333333"/>
          <w:sz w:val="18"/>
          <w:szCs w:val="18"/>
        </w:rPr>
        <w:br/>
        <w:t xml:space="preserve">FSGD3ADPROT2 </w:t>
      </w:r>
      <w:r>
        <w:rPr>
          <w:rFonts w:ascii="Verdana" w:hAnsi="Verdana"/>
          <w:color w:val="333333"/>
          <w:sz w:val="18"/>
          <w:szCs w:val="18"/>
        </w:rPr>
        <w:t>= 0x8</w:t>
      </w:r>
      <w:r w:rsidRPr="000160F5">
        <w:rPr>
          <w:rFonts w:ascii="Verdana" w:hAnsi="Verdana"/>
          <w:color w:val="333333"/>
          <w:sz w:val="18"/>
          <w:szCs w:val="18"/>
        </w:rPr>
        <w:t xml:space="preserve">405FE5F; </w:t>
      </w:r>
      <w:r w:rsidRPr="000160F5">
        <w:rPr>
          <w:rFonts w:ascii="Verdana" w:hAnsi="Verdana"/>
          <w:color w:val="333333"/>
          <w:sz w:val="18"/>
          <w:szCs w:val="18"/>
        </w:rPr>
        <w:br/>
        <w:t xml:space="preserve">FSGD3ADPROT3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FSGD3ADPROT4 </w:t>
      </w:r>
      <w:r>
        <w:rPr>
          <w:rFonts w:ascii="Verdana" w:hAnsi="Verdana"/>
          <w:color w:val="333333"/>
          <w:sz w:val="18"/>
          <w:szCs w:val="18"/>
        </w:rPr>
        <w:t>= 0x8</w:t>
      </w:r>
      <w:r w:rsidRPr="000160F5">
        <w:rPr>
          <w:rFonts w:ascii="Verdana" w:hAnsi="Verdana"/>
          <w:color w:val="333333"/>
          <w:sz w:val="18"/>
          <w:szCs w:val="18"/>
        </w:rPr>
        <w:t xml:space="preserve">605FE5F; </w:t>
      </w:r>
      <w:r w:rsidRPr="000160F5">
        <w:rPr>
          <w:rFonts w:ascii="Verdana" w:hAnsi="Verdana"/>
          <w:color w:val="333333"/>
          <w:sz w:val="18"/>
          <w:szCs w:val="18"/>
        </w:rPr>
        <w:br/>
        <w:t xml:space="preserve">FSGD3ADPROT5 </w:t>
      </w:r>
      <w:r>
        <w:rPr>
          <w:rFonts w:ascii="Verdana" w:hAnsi="Verdana"/>
          <w:color w:val="333333"/>
          <w:sz w:val="18"/>
          <w:szCs w:val="18"/>
        </w:rPr>
        <w:t>= 0x8</w:t>
      </w:r>
      <w:r w:rsidRPr="000160F5">
        <w:rPr>
          <w:rFonts w:ascii="Verdana" w:hAnsi="Verdana"/>
          <w:color w:val="333333"/>
          <w:sz w:val="18"/>
          <w:szCs w:val="18"/>
        </w:rPr>
        <w:t xml:space="preserve">405FE5F; </w:t>
      </w:r>
      <w:r w:rsidRPr="000160F5">
        <w:rPr>
          <w:rFonts w:ascii="Verdana" w:hAnsi="Verdana"/>
          <w:color w:val="333333"/>
          <w:sz w:val="18"/>
          <w:szCs w:val="18"/>
        </w:rPr>
        <w:br/>
        <w:t xml:space="preserve">FSGD3ADPROT6 </w:t>
      </w:r>
      <w:r>
        <w:rPr>
          <w:rFonts w:ascii="Verdana" w:hAnsi="Verdana"/>
          <w:color w:val="333333"/>
          <w:sz w:val="18"/>
          <w:szCs w:val="18"/>
        </w:rPr>
        <w:t>= 0x8</w:t>
      </w:r>
      <w:r w:rsidRPr="000160F5">
        <w:rPr>
          <w:rFonts w:ascii="Verdana" w:hAnsi="Verdana"/>
          <w:color w:val="333333"/>
          <w:sz w:val="18"/>
          <w:szCs w:val="18"/>
        </w:rPr>
        <w:t xml:space="preserve">405FE5F; </w:t>
      </w:r>
      <w:r w:rsidRPr="000160F5">
        <w:rPr>
          <w:rFonts w:ascii="Verdana" w:hAnsi="Verdana"/>
          <w:color w:val="333333"/>
          <w:sz w:val="18"/>
          <w:szCs w:val="18"/>
        </w:rPr>
        <w:br/>
        <w:t xml:space="preserve">FSGD3ADPROT7 </w:t>
      </w:r>
      <w:r>
        <w:rPr>
          <w:rFonts w:ascii="Verdana" w:hAnsi="Verdana"/>
          <w:color w:val="333333"/>
          <w:sz w:val="18"/>
          <w:szCs w:val="18"/>
        </w:rPr>
        <w:t>= 0x8</w:t>
      </w:r>
      <w:r w:rsidRPr="000160F5">
        <w:rPr>
          <w:rFonts w:ascii="Verdana" w:hAnsi="Verdana"/>
          <w:color w:val="333333"/>
          <w:sz w:val="18"/>
          <w:szCs w:val="18"/>
        </w:rPr>
        <w:t xml:space="preserve">405FE5F; </w:t>
      </w:r>
      <w:r w:rsidRPr="000160F5">
        <w:rPr>
          <w:rFonts w:ascii="Verdana" w:hAnsi="Verdana"/>
          <w:color w:val="333333"/>
          <w:sz w:val="18"/>
          <w:szCs w:val="18"/>
        </w:rPr>
        <w:br/>
        <w:t xml:space="preserve">FSGD3ADPROT8 </w:t>
      </w:r>
      <w:r>
        <w:rPr>
          <w:rFonts w:ascii="Verdana" w:hAnsi="Verdana"/>
          <w:color w:val="333333"/>
          <w:sz w:val="18"/>
          <w:szCs w:val="18"/>
        </w:rPr>
        <w:t>= 0x8</w:t>
      </w:r>
      <w:r w:rsidRPr="000160F5">
        <w:rPr>
          <w:rFonts w:ascii="Verdana" w:hAnsi="Verdana"/>
          <w:color w:val="333333"/>
          <w:sz w:val="18"/>
          <w:szCs w:val="18"/>
        </w:rPr>
        <w:t xml:space="preserve">405FE5F; </w:t>
      </w:r>
      <w:r w:rsidRPr="000160F5">
        <w:rPr>
          <w:rFonts w:ascii="Verdana" w:hAnsi="Verdana"/>
          <w:color w:val="333333"/>
          <w:sz w:val="18"/>
          <w:szCs w:val="18"/>
        </w:rPr>
        <w:br/>
        <w:t xml:space="preserve">FSGD3ADPROT9 </w:t>
      </w:r>
      <w:r>
        <w:rPr>
          <w:rFonts w:ascii="Verdana" w:hAnsi="Verdana"/>
          <w:color w:val="333333"/>
          <w:sz w:val="18"/>
          <w:szCs w:val="18"/>
        </w:rPr>
        <w:t>= 0x8</w:t>
      </w:r>
      <w:r w:rsidRPr="000160F5">
        <w:rPr>
          <w:rFonts w:ascii="Verdana" w:hAnsi="Verdana"/>
          <w:color w:val="333333"/>
          <w:sz w:val="18"/>
          <w:szCs w:val="18"/>
        </w:rPr>
        <w:t xml:space="preserve">405FE5F; </w:t>
      </w:r>
      <w:r w:rsidRPr="000160F5">
        <w:rPr>
          <w:rFonts w:ascii="Verdana" w:hAnsi="Verdana"/>
          <w:color w:val="333333"/>
          <w:sz w:val="18"/>
          <w:szCs w:val="18"/>
        </w:rPr>
        <w:br/>
        <w:t xml:space="preserve">FSGD3ADPROT10 </w:t>
      </w:r>
      <w:r>
        <w:rPr>
          <w:rFonts w:ascii="Verdana" w:hAnsi="Verdana"/>
          <w:color w:val="333333"/>
          <w:sz w:val="18"/>
          <w:szCs w:val="18"/>
        </w:rPr>
        <w:t>= 0x8</w:t>
      </w:r>
      <w:r w:rsidRPr="000160F5">
        <w:rPr>
          <w:rFonts w:ascii="Verdana" w:hAnsi="Verdana"/>
          <w:color w:val="333333"/>
          <w:sz w:val="18"/>
          <w:szCs w:val="18"/>
        </w:rPr>
        <w:t xml:space="preserve">605FF5F; </w:t>
      </w:r>
      <w:r w:rsidRPr="000160F5">
        <w:rPr>
          <w:rFonts w:ascii="Verdana" w:hAnsi="Verdana"/>
          <w:color w:val="333333"/>
          <w:sz w:val="18"/>
          <w:szCs w:val="18"/>
        </w:rPr>
        <w:br/>
        <w:t xml:space="preserve">FSGD3ADPROT11 </w:t>
      </w:r>
      <w:r>
        <w:rPr>
          <w:rFonts w:ascii="Verdana" w:hAnsi="Verdana"/>
          <w:color w:val="333333"/>
          <w:sz w:val="18"/>
          <w:szCs w:val="18"/>
        </w:rPr>
        <w:t>= 0x8</w:t>
      </w:r>
      <w:r w:rsidRPr="000160F5">
        <w:rPr>
          <w:rFonts w:ascii="Verdana" w:hAnsi="Verdana"/>
          <w:color w:val="333333"/>
          <w:sz w:val="18"/>
          <w:szCs w:val="18"/>
        </w:rPr>
        <w:t>605FF5F;</w:t>
      </w:r>
    </w:p>
    <w:p w:rsidR="00140CC2" w:rsidRPr="000160F5" w:rsidRDefault="00140CC2">
      <w:pPr>
        <w:rPr>
          <w:rFonts w:ascii="Verdana" w:hAnsi="Verdana"/>
          <w:color w:val="333333"/>
          <w:sz w:val="18"/>
          <w:szCs w:val="18"/>
        </w:rPr>
      </w:pPr>
      <w:r w:rsidRPr="000160F5">
        <w:rPr>
          <w:rFonts w:ascii="Verdana" w:hAnsi="Verdana"/>
          <w:color w:val="333333"/>
          <w:sz w:val="18"/>
          <w:szCs w:val="18"/>
        </w:rPr>
        <w:t xml:space="preserve"> </w:t>
      </w:r>
      <w:r w:rsidRPr="000160F5">
        <w:rPr>
          <w:rFonts w:ascii="Verdana" w:hAnsi="Verdana"/>
          <w:color w:val="333333"/>
          <w:sz w:val="18"/>
          <w:szCs w:val="18"/>
        </w:rPr>
        <w:br/>
        <w:t xml:space="preserve">FSGD5ADPROT0 </w:t>
      </w:r>
      <w:r>
        <w:rPr>
          <w:rFonts w:ascii="Verdana" w:hAnsi="Verdana"/>
          <w:color w:val="333333"/>
          <w:sz w:val="18"/>
          <w:szCs w:val="18"/>
        </w:rPr>
        <w:t>= 0x8</w:t>
      </w:r>
      <w:r w:rsidRPr="000160F5">
        <w:rPr>
          <w:rFonts w:ascii="Verdana" w:hAnsi="Verdana"/>
          <w:color w:val="333333"/>
          <w:sz w:val="18"/>
          <w:szCs w:val="18"/>
        </w:rPr>
        <w:t xml:space="preserve">605FE5F; </w:t>
      </w:r>
    </w:p>
    <w:p w:rsidR="00140CC2" w:rsidRPr="00FC6B23" w:rsidRDefault="00140CC2">
      <w:pPr>
        <w:rPr>
          <w:rFonts w:ascii="Calibri" w:hAnsi="Calibri"/>
          <w:szCs w:val="20"/>
        </w:rPr>
      </w:pPr>
    </w:p>
    <w:p w:rsidR="00140CC2" w:rsidRDefault="00140CC2">
      <w:pPr>
        <w:pStyle w:val="Heading4"/>
        <w:pPrChange w:id="63" w:author="Nexteer Employee" w:date="2016-04-05T17:47:00Z">
          <w:pPr>
            <w:pStyle w:val="Heading4"/>
            <w:numPr>
              <w:numId w:val="1"/>
            </w:numPr>
          </w:pPr>
        </w:pPrChange>
      </w:pPr>
      <w:r>
        <w:lastRenderedPageBreak/>
        <w:t>Reference</w:t>
      </w:r>
    </w:p>
    <w:p w:rsidR="00140CC2" w:rsidRDefault="00140CC2">
      <w:r>
        <w:rPr>
          <w:noProof/>
        </w:rPr>
        <w:drawing>
          <wp:inline distT="0" distB="0" distL="0" distR="0" wp14:anchorId="2FB99FB2" wp14:editId="7F303771">
            <wp:extent cx="5486400" cy="67668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6766871"/>
                    </a:xfrm>
                    <a:prstGeom prst="rect">
                      <a:avLst/>
                    </a:prstGeom>
                    <a:noFill/>
                    <a:ln>
                      <a:noFill/>
                    </a:ln>
                  </pic:spPr>
                </pic:pic>
              </a:graphicData>
            </a:graphic>
          </wp:inline>
        </w:drawing>
      </w:r>
    </w:p>
    <w:p w:rsidR="00140CC2" w:rsidRPr="00CA4939" w:rsidRDefault="00140CC2">
      <w:r>
        <w:rPr>
          <w:noProof/>
        </w:rPr>
        <w:lastRenderedPageBreak/>
        <w:drawing>
          <wp:inline distT="0" distB="0" distL="0" distR="0" wp14:anchorId="77CBEAB3" wp14:editId="64F7D095">
            <wp:extent cx="5486400" cy="373157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731576"/>
                    </a:xfrm>
                    <a:prstGeom prst="rect">
                      <a:avLst/>
                    </a:prstGeom>
                    <a:noFill/>
                    <a:ln>
                      <a:noFill/>
                    </a:ln>
                  </pic:spPr>
                </pic:pic>
              </a:graphicData>
            </a:graphic>
          </wp:inline>
        </w:drawing>
      </w:r>
    </w:p>
    <w:p w:rsidR="00140CC2" w:rsidRPr="00954C54" w:rsidRDefault="00140CC2">
      <w:pPr>
        <w:pStyle w:val="Heading4"/>
        <w:pPrChange w:id="64" w:author="Nexteer Employee" w:date="2016-04-05T17:47:00Z">
          <w:pPr>
            <w:pStyle w:val="Heading4"/>
            <w:numPr>
              <w:numId w:val="1"/>
            </w:numPr>
          </w:pPr>
        </w:pPrChange>
      </w:pPr>
      <w:bookmarkStart w:id="65" w:name="_Toc430941735"/>
      <w:r w:rsidRPr="00954C54">
        <w:t>Verification Method</w:t>
      </w:r>
      <w:bookmarkEnd w:id="65"/>
    </w:p>
    <w:p w:rsidR="00140CC2" w:rsidRDefault="00140CC2" w:rsidP="00140CC2">
      <w:pPr>
        <w:jc w:val="both"/>
        <w:rPr>
          <w:rFonts w:ascii="Calibri" w:hAnsi="Calibri"/>
        </w:rPr>
      </w:pPr>
      <w:r>
        <w:rPr>
          <w:rFonts w:ascii="Calibri" w:hAnsi="Calibri"/>
        </w:rPr>
        <w:t>N/A</w:t>
      </w:r>
    </w:p>
    <w:p w:rsidR="00140CC2" w:rsidRDefault="00140CC2" w:rsidP="00140CC2">
      <w:pPr>
        <w:jc w:val="both"/>
        <w:rPr>
          <w:rFonts w:ascii="Calibri" w:hAnsi="Calibri"/>
        </w:rPr>
      </w:pPr>
    </w:p>
    <w:p w:rsidR="00140CC2" w:rsidRPr="002703DF" w:rsidRDefault="00140CC2">
      <w:pPr>
        <w:pStyle w:val="Heading2"/>
        <w:pPrChange w:id="66" w:author="Nexteer Employee" w:date="2016-04-05T17:41:00Z">
          <w:pPr>
            <w:pStyle w:val="Heading2"/>
            <w:numPr>
              <w:numId w:val="37"/>
            </w:numPr>
            <w:tabs>
              <w:tab w:val="clear" w:pos="720"/>
            </w:tabs>
            <w:ind w:left="720" w:hanging="720"/>
          </w:pPr>
        </w:pPrChange>
      </w:pPr>
      <w:bookmarkStart w:id="67" w:name="_Initialization_(GuardCfgAndDiagcIni"/>
      <w:bookmarkStart w:id="68" w:name="_Toc445799679"/>
      <w:bookmarkEnd w:id="67"/>
      <w:r>
        <w:t>Sub-Function</w:t>
      </w:r>
      <w:r w:rsidRPr="002703DF">
        <w:t xml:space="preserve"> (GuardCfgAndDiagcInit2)</w:t>
      </w:r>
      <w:bookmarkEnd w:id="68"/>
    </w:p>
    <w:p w:rsidR="00140CC2" w:rsidRPr="0000590D" w:rsidRDefault="00140CC2" w:rsidP="00140CC2">
      <w:pPr>
        <w:rPr>
          <w:rFonts w:asciiTheme="minorHAnsi" w:hAnsiTheme="minorHAnsi"/>
          <w:sz w:val="22"/>
          <w:szCs w:val="22"/>
        </w:rPr>
      </w:pPr>
      <w:r>
        <w:rPr>
          <w:rFonts w:ascii="Arial" w:hAnsi="Arial" w:cs="Arial"/>
          <w:b/>
          <w:bCs/>
          <w:sz w:val="28"/>
          <w:szCs w:val="28"/>
        </w:rPr>
        <w:t xml:space="preserve">     </w:t>
      </w:r>
      <w:r w:rsidRPr="0000590D">
        <w:rPr>
          <w:rFonts w:ascii="Arial" w:hAnsi="Arial" w:cs="Arial"/>
          <w:bCs/>
          <w:sz w:val="28"/>
          <w:szCs w:val="28"/>
        </w:rPr>
        <w:t xml:space="preserve"> </w:t>
      </w:r>
      <w:r w:rsidRPr="0000590D">
        <w:rPr>
          <w:rFonts w:asciiTheme="minorHAnsi" w:hAnsiTheme="minorHAnsi" w:cs="Arial"/>
          <w:bCs/>
          <w:sz w:val="22"/>
          <w:szCs w:val="22"/>
        </w:rPr>
        <w:t>Return to subfunction list:</w:t>
      </w:r>
      <w:r>
        <w:rPr>
          <w:rFonts w:asciiTheme="minorHAnsi" w:hAnsiTheme="minorHAnsi" w:cs="Arial"/>
          <w:bCs/>
          <w:sz w:val="22"/>
          <w:szCs w:val="22"/>
        </w:rPr>
        <w:t xml:space="preserve"> </w:t>
      </w:r>
      <w:hyperlink w:anchor="_Sub-Functions_in_this" w:history="1">
        <w:r w:rsidRPr="0000590D">
          <w:rPr>
            <w:rStyle w:val="Hyperlink"/>
            <w:rFonts w:asciiTheme="minorHAnsi" w:hAnsiTheme="minorHAnsi" w:cs="Arial"/>
            <w:bCs/>
            <w:sz w:val="22"/>
            <w:szCs w:val="22"/>
          </w:rPr>
          <w:t>return</w:t>
        </w:r>
      </w:hyperlink>
    </w:p>
    <w:p w:rsidR="00140CC2" w:rsidRPr="0000590D" w:rsidRDefault="00140CC2" w:rsidP="00140CC2"/>
    <w:p w:rsidR="00140CC2" w:rsidRDefault="00140CC2" w:rsidP="00140CC2">
      <w:pPr>
        <w:tabs>
          <w:tab w:val="left" w:pos="720"/>
          <w:tab w:val="left" w:pos="1628"/>
        </w:tabs>
        <w:autoSpaceDE w:val="0"/>
        <w:autoSpaceDN w:val="0"/>
        <w:adjustRightInd w:val="0"/>
        <w:jc w:val="both"/>
        <w:rPr>
          <w:rFonts w:ascii="Calibri" w:hAnsi="Calibri"/>
          <w:sz w:val="22"/>
          <w:szCs w:val="22"/>
        </w:rPr>
      </w:pPr>
      <w:r>
        <w:rPr>
          <w:rFonts w:ascii="Calibri" w:hAnsi="Calibri"/>
          <w:sz w:val="22"/>
          <w:szCs w:val="22"/>
        </w:rPr>
        <w:t xml:space="preserve">       This is an empty Initialization function that contains no logic. </w:t>
      </w:r>
    </w:p>
    <w:p w:rsidR="00140CC2" w:rsidRPr="00786F58" w:rsidRDefault="00140CC2" w:rsidP="00140CC2">
      <w:pPr>
        <w:tabs>
          <w:tab w:val="left" w:pos="720"/>
          <w:tab w:val="left" w:pos="1628"/>
        </w:tabs>
        <w:autoSpaceDE w:val="0"/>
        <w:autoSpaceDN w:val="0"/>
        <w:adjustRightInd w:val="0"/>
        <w:ind w:left="360"/>
        <w:jc w:val="both"/>
        <w:rPr>
          <w:rFonts w:ascii="Calibri" w:hAnsi="Calibri"/>
          <w:sz w:val="22"/>
          <w:szCs w:val="22"/>
        </w:rPr>
      </w:pPr>
      <w:r w:rsidRPr="00A51891">
        <w:rPr>
          <w:rFonts w:ascii="Calibri" w:hAnsi="Calibri" w:cs="Arial"/>
          <w:bCs/>
          <w:color w:val="000000"/>
          <w:sz w:val="22"/>
          <w:szCs w:val="22"/>
        </w:rPr>
        <w:t>GuardCfgAndDiagc</w:t>
      </w:r>
      <w:r w:rsidRPr="00A51891">
        <w:rPr>
          <w:rFonts w:ascii="Calibri" w:hAnsi="Calibri" w:cs="Arial"/>
          <w:color w:val="000000"/>
          <w:sz w:val="22"/>
          <w:szCs w:val="22"/>
        </w:rPr>
        <w:t>Init2</w:t>
      </w:r>
      <w:r w:rsidRPr="00A51891">
        <w:rPr>
          <w:rFonts w:ascii="Calibri" w:hAnsi="Calibri"/>
          <w:sz w:val="22"/>
          <w:szCs w:val="22"/>
        </w:rPr>
        <w:t xml:space="preserve"> is</w:t>
      </w:r>
      <w:r w:rsidRPr="008C326B">
        <w:rPr>
          <w:rFonts w:ascii="Calibri" w:hAnsi="Calibri"/>
          <w:sz w:val="22"/>
          <w:szCs w:val="22"/>
        </w:rPr>
        <w:t xml:space="preserve"> an RTE function which is required for memory mapping PIM and </w:t>
      </w:r>
      <w:r>
        <w:rPr>
          <w:rFonts w:ascii="Calibri" w:hAnsi="Calibri"/>
          <w:sz w:val="22"/>
          <w:szCs w:val="22"/>
        </w:rPr>
        <w:t xml:space="preserve">  </w:t>
      </w:r>
      <w:r w:rsidRPr="008C326B">
        <w:rPr>
          <w:rFonts w:ascii="Calibri" w:hAnsi="Calibri"/>
          <w:sz w:val="22"/>
          <w:szCs w:val="22"/>
        </w:rPr>
        <w:t>Calibration definitions.</w:t>
      </w:r>
    </w:p>
    <w:p w:rsidR="00140CC2" w:rsidRPr="00DC352F" w:rsidRDefault="00140CC2" w:rsidP="00140CC2">
      <w:pPr>
        <w:jc w:val="both"/>
        <w:rPr>
          <w:rFonts w:ascii="Calibri" w:hAnsi="Calibri"/>
        </w:rPr>
      </w:pPr>
    </w:p>
    <w:p w:rsidR="00140CC2" w:rsidRPr="002703DF" w:rsidRDefault="00140CC2">
      <w:pPr>
        <w:pStyle w:val="Heading2"/>
        <w:pPrChange w:id="69" w:author="Nexteer Employee" w:date="2016-04-05T17:41:00Z">
          <w:pPr>
            <w:pStyle w:val="Heading2"/>
            <w:numPr>
              <w:numId w:val="37"/>
            </w:numPr>
            <w:tabs>
              <w:tab w:val="clear" w:pos="720"/>
            </w:tabs>
            <w:ind w:left="720" w:hanging="720"/>
          </w:pPr>
        </w:pPrChange>
      </w:pPr>
      <w:bookmarkStart w:id="70" w:name="_Sub-Function:_(GuardCfgAndDiagcInit"/>
      <w:bookmarkStart w:id="71" w:name="_Ref423431210"/>
      <w:bookmarkStart w:id="72" w:name="_Toc423431352"/>
      <w:bookmarkStart w:id="73" w:name="_Toc445799680"/>
      <w:bookmarkEnd w:id="70"/>
      <w:r w:rsidRPr="002703DF">
        <w:t xml:space="preserve">Sub-Function: </w:t>
      </w:r>
      <w:bookmarkEnd w:id="71"/>
      <w:bookmarkEnd w:id="72"/>
      <w:r w:rsidRPr="002703DF">
        <w:t>(GuardCfgAndDiagcInit3)</w:t>
      </w:r>
      <w:bookmarkEnd w:id="73"/>
    </w:p>
    <w:p w:rsidR="00140CC2" w:rsidRDefault="00140CC2" w:rsidP="00140CC2">
      <w:r w:rsidRPr="0098791E">
        <w:rPr>
          <w:color w:val="000000"/>
        </w:rPr>
        <w:t>Return to sub-function list link:</w:t>
      </w:r>
      <w:r>
        <w:t xml:space="preserve"> </w:t>
      </w:r>
      <w:hyperlink w:anchor="_Sub-Functions_in_this" w:history="1">
        <w:r w:rsidRPr="0000590D">
          <w:rPr>
            <w:rStyle w:val="Hyperlink"/>
          </w:rPr>
          <w:t>return</w:t>
        </w:r>
      </w:hyperlink>
    </w:p>
    <w:p w:rsidR="00140CC2" w:rsidRDefault="00140CC2" w:rsidP="00140CC2">
      <w:pPr>
        <w:pStyle w:val="Heading3"/>
        <w:numPr>
          <w:ilvl w:val="2"/>
          <w:numId w:val="1"/>
        </w:numPr>
      </w:pPr>
      <w:bookmarkStart w:id="74" w:name="_Toc423431353"/>
      <w:bookmarkStart w:id="75" w:name="_Toc445799681"/>
      <w:r>
        <w:t>NTCs</w:t>
      </w:r>
      <w:bookmarkEnd w:id="74"/>
      <w:bookmarkEnd w:id="75"/>
    </w:p>
    <w:p w:rsidR="00140CC2" w:rsidRPr="007B584E" w:rsidRDefault="00140CC2" w:rsidP="00140CC2">
      <w:r w:rsidRPr="00AF19B7">
        <w:t>N/A</w:t>
      </w:r>
      <w:r>
        <w:t xml:space="preserve">  </w:t>
      </w:r>
    </w:p>
    <w:p w:rsidR="00140CC2" w:rsidRPr="009E773B" w:rsidRDefault="00140CC2" w:rsidP="00140CC2">
      <w:pPr>
        <w:pStyle w:val="Heading3"/>
        <w:numPr>
          <w:ilvl w:val="2"/>
          <w:numId w:val="1"/>
        </w:numPr>
      </w:pPr>
      <w:bookmarkStart w:id="76" w:name="_Toc423431354"/>
      <w:bookmarkStart w:id="77" w:name="_Toc445799682"/>
      <w:r>
        <w:t>SAN Linkage</w:t>
      </w:r>
      <w:bookmarkStart w:id="78" w:name="_Toc423431355"/>
      <w:bookmarkEnd w:id="76"/>
      <w:bookmarkEnd w:id="77"/>
    </w:p>
    <w:p w:rsidR="00140CC2" w:rsidRPr="00F14DA5" w:rsidRDefault="00140CC2" w:rsidP="00140CC2">
      <w:pPr>
        <w:rPr>
          <w:rFonts w:asciiTheme="minorHAnsi" w:hAnsiTheme="minorHAnsi"/>
        </w:rPr>
      </w:pPr>
      <w:r>
        <w:rPr>
          <w:rFonts w:asciiTheme="minorHAnsi" w:hAnsiTheme="minorHAnsi"/>
        </w:rPr>
        <w:t xml:space="preserve">Ver 1.20 </w:t>
      </w:r>
      <w:r w:rsidRPr="00F14DA5">
        <w:rPr>
          <w:rFonts w:asciiTheme="minorHAnsi" w:hAnsiTheme="minorHAnsi"/>
        </w:rPr>
        <w:t>SAN-P1x-0403:</w:t>
      </w:r>
    </w:p>
    <w:p w:rsidR="00140CC2" w:rsidRPr="00F14DA5" w:rsidRDefault="00140CC2" w:rsidP="00140CC2">
      <w:pPr>
        <w:rPr>
          <w:rFonts w:asciiTheme="minorHAnsi" w:hAnsiTheme="minorHAnsi"/>
          <w:sz w:val="22"/>
          <w:szCs w:val="22"/>
        </w:rPr>
      </w:pPr>
      <w:r w:rsidRPr="00F14DA5">
        <w:rPr>
          <w:rFonts w:asciiTheme="minorHAnsi" w:hAnsiTheme="minorHAnsi"/>
          <w:sz w:val="22"/>
          <w:szCs w:val="22"/>
        </w:rPr>
        <w:lastRenderedPageBreak/>
        <w:t xml:space="preserve">4.5.2 Failure Control The logic of the peripheral bus guard for each group is targeted by LBIST. For the PBG3A group, the SW test described in the subsequent section shall be additionally executed to increase the DC with respect to latent faults and to cover the error signal path to ECM [SAN-P1x-0407]. </w:t>
      </w:r>
    </w:p>
    <w:p w:rsidR="00140CC2" w:rsidRPr="00F14DA5" w:rsidRDefault="00140CC2" w:rsidP="00140CC2">
      <w:pPr>
        <w:rPr>
          <w:rFonts w:asciiTheme="minorHAnsi" w:hAnsiTheme="minorHAnsi"/>
          <w:sz w:val="22"/>
          <w:szCs w:val="22"/>
        </w:rPr>
      </w:pPr>
    </w:p>
    <w:p w:rsidR="00140CC2" w:rsidRPr="00F14DA5" w:rsidRDefault="00140CC2" w:rsidP="00140CC2">
      <w:pPr>
        <w:rPr>
          <w:rFonts w:asciiTheme="minorHAnsi" w:hAnsiTheme="minorHAnsi"/>
          <w:sz w:val="22"/>
          <w:szCs w:val="22"/>
        </w:rPr>
      </w:pPr>
      <w:r w:rsidRPr="00F14DA5">
        <w:rPr>
          <w:rFonts w:asciiTheme="minorHAnsi" w:hAnsiTheme="minorHAnsi"/>
          <w:sz w:val="22"/>
          <w:szCs w:val="22"/>
        </w:rPr>
        <w:t>4.5.3.1   A SW test at start-up shall be executed for PBG3A (can be optionally performed for other peripheral guard groups) by forcibly violating the access permission attributes such as access with wrong address or write attempt when no write permission is set.</w:t>
      </w:r>
    </w:p>
    <w:p w:rsidR="00140CC2" w:rsidRPr="00F14DA5" w:rsidRDefault="00140CC2" w:rsidP="00140CC2">
      <w:pPr>
        <w:rPr>
          <w:rFonts w:asciiTheme="minorHAnsi" w:hAnsiTheme="minorHAnsi"/>
          <w:sz w:val="22"/>
          <w:szCs w:val="22"/>
        </w:rPr>
      </w:pPr>
    </w:p>
    <w:p w:rsidR="00140CC2" w:rsidRDefault="00140CC2" w:rsidP="00140CC2">
      <w:pPr>
        <w:rPr>
          <w:rFonts w:asciiTheme="minorHAnsi" w:hAnsiTheme="minorHAnsi"/>
          <w:sz w:val="22"/>
          <w:szCs w:val="22"/>
        </w:rPr>
      </w:pPr>
      <w:r w:rsidRPr="00F14DA5">
        <w:rPr>
          <w:rFonts w:asciiTheme="minorHAnsi" w:hAnsiTheme="minorHAnsi"/>
          <w:sz w:val="22"/>
          <w:szCs w:val="22"/>
        </w:rPr>
        <w:t xml:space="preserve">4.5.3.2 </w:t>
      </w:r>
      <w:r w:rsidRPr="00F14DA5">
        <w:rPr>
          <w:rFonts w:asciiTheme="minorHAnsi" w:hAnsiTheme="minorHAnsi"/>
          <w:bCs/>
          <w:sz w:val="22"/>
          <w:szCs w:val="22"/>
        </w:rPr>
        <w:t xml:space="preserve">SW Test Procedure   </w:t>
      </w:r>
      <w:r w:rsidRPr="00F14DA5">
        <w:rPr>
          <w:rFonts w:asciiTheme="minorHAnsi" w:hAnsiTheme="minorHAnsi"/>
          <w:sz w:val="22"/>
          <w:szCs w:val="22"/>
        </w:rPr>
        <w:t>In order to test the peripheral guard of group 3A, the flow given in Figure 4.5-3 shall be followed. In this flow each Filter within the guard is associated with a target module (such as ADCD0 etc..) of group 3A.</w:t>
      </w:r>
    </w:p>
    <w:p w:rsidR="00140CC2" w:rsidRDefault="00140CC2" w:rsidP="00140CC2">
      <w:pPr>
        <w:rPr>
          <w:rFonts w:asciiTheme="minorHAnsi" w:hAnsiTheme="minorHAnsi"/>
          <w:sz w:val="22"/>
          <w:szCs w:val="22"/>
        </w:rPr>
      </w:pPr>
    </w:p>
    <w:p w:rsidR="00140CC2" w:rsidRPr="00F14DA5" w:rsidRDefault="00140CC2" w:rsidP="00140CC2">
      <w:pPr>
        <w:rPr>
          <w:rFonts w:asciiTheme="minorHAnsi" w:hAnsiTheme="minorHAnsi"/>
          <w:sz w:val="22"/>
          <w:szCs w:val="22"/>
        </w:rPr>
      </w:pPr>
      <w:r>
        <w:rPr>
          <w:rFonts w:asciiTheme="minorHAnsi" w:hAnsiTheme="minorHAnsi"/>
          <w:sz w:val="22"/>
          <w:szCs w:val="22"/>
        </w:rPr>
        <w:t xml:space="preserve">29.1  </w:t>
      </w:r>
      <w:r>
        <w:rPr>
          <w:szCs w:val="20"/>
        </w:rPr>
        <w:t>The LBIST checks all error signal paths from the modules to the ECM that are themselves targeted by the LBIST except the error signal paths from the DMA compare unit, the PBG3A, and from OR-gate for data parity. For these items, countermeasures are already described in the dedicated chapters in this document.</w:t>
      </w:r>
    </w:p>
    <w:p w:rsidR="00140CC2" w:rsidRPr="00876695" w:rsidRDefault="00140CC2" w:rsidP="00140CC2">
      <w:pPr>
        <w:pStyle w:val="Heading3"/>
        <w:numPr>
          <w:ilvl w:val="2"/>
          <w:numId w:val="1"/>
        </w:numPr>
      </w:pPr>
      <w:bookmarkStart w:id="79" w:name="_Toc445799683"/>
      <w:r w:rsidRPr="00876695">
        <w:t>Description</w:t>
      </w:r>
      <w:bookmarkEnd w:id="78"/>
      <w:bookmarkEnd w:id="79"/>
    </w:p>
    <w:p w:rsidR="00140CC2" w:rsidRDefault="00140CC2" w:rsidP="00140CC2">
      <w:pPr>
        <w:rPr>
          <w:rFonts w:asciiTheme="minorHAnsi" w:hAnsiTheme="minorHAnsi"/>
          <w:sz w:val="22"/>
          <w:szCs w:val="22"/>
        </w:rPr>
      </w:pPr>
      <w:r w:rsidRPr="0001480A">
        <w:rPr>
          <w:rFonts w:asciiTheme="minorHAnsi" w:hAnsiTheme="minorHAnsi"/>
          <w:sz w:val="22"/>
          <w:szCs w:val="22"/>
        </w:rPr>
        <w:t xml:space="preserve">This sub-function performs a test that the PBG guard is functional.  </w:t>
      </w:r>
      <w:r>
        <w:rPr>
          <w:rFonts w:asciiTheme="minorHAnsi" w:hAnsiTheme="minorHAnsi"/>
          <w:sz w:val="22"/>
          <w:szCs w:val="22"/>
        </w:rPr>
        <w:t xml:space="preserve">In particular, it verifies that the signal path which reports each of twelve PBG group 3A members read and write violations to the ECM.  These are not tested by the BIST so it is a shortfall reported by the SAN.  </w:t>
      </w:r>
    </w:p>
    <w:p w:rsidR="00140CC2" w:rsidRPr="00055D62" w:rsidRDefault="00140CC2" w:rsidP="00140CC2">
      <w:pPr>
        <w:pStyle w:val="Heading3"/>
        <w:numPr>
          <w:ilvl w:val="2"/>
          <w:numId w:val="1"/>
        </w:numPr>
      </w:pPr>
      <w:bookmarkStart w:id="80" w:name="_Toc423431357"/>
      <w:bookmarkStart w:id="81" w:name="_Toc445799684"/>
      <w:r>
        <w:t>Rationale</w:t>
      </w:r>
      <w:bookmarkEnd w:id="80"/>
      <w:bookmarkEnd w:id="81"/>
    </w:p>
    <w:p w:rsidR="00140CC2" w:rsidRDefault="00140CC2" w:rsidP="00140CC2">
      <w:pPr>
        <w:rPr>
          <w:rFonts w:asciiTheme="minorHAnsi" w:hAnsiTheme="minorHAnsi"/>
          <w:sz w:val="22"/>
          <w:szCs w:val="22"/>
        </w:rPr>
      </w:pPr>
      <w:bookmarkStart w:id="82" w:name="_Toc423431358"/>
      <w:r>
        <w:rPr>
          <w:rFonts w:asciiTheme="minorHAnsi" w:hAnsiTheme="minorHAnsi"/>
          <w:sz w:val="22"/>
          <w:szCs w:val="22"/>
        </w:rPr>
        <w:t>T</w:t>
      </w:r>
      <w:r w:rsidRPr="0001480A">
        <w:rPr>
          <w:rFonts w:asciiTheme="minorHAnsi" w:hAnsiTheme="minorHAnsi"/>
          <w:sz w:val="22"/>
          <w:szCs w:val="22"/>
        </w:rPr>
        <w:t xml:space="preserve">his test </w:t>
      </w:r>
      <w:r>
        <w:rPr>
          <w:rFonts w:asciiTheme="minorHAnsi" w:hAnsiTheme="minorHAnsi"/>
          <w:sz w:val="22"/>
          <w:szCs w:val="22"/>
        </w:rPr>
        <w:t>must</w:t>
      </w:r>
      <w:r w:rsidRPr="0001480A">
        <w:rPr>
          <w:rFonts w:asciiTheme="minorHAnsi" w:hAnsiTheme="minorHAnsi"/>
          <w:sz w:val="22"/>
          <w:szCs w:val="22"/>
        </w:rPr>
        <w:t xml:space="preserve"> be run before the PBG is initialized so that </w:t>
      </w:r>
      <w:r>
        <w:rPr>
          <w:rFonts w:asciiTheme="minorHAnsi" w:hAnsiTheme="minorHAnsi"/>
          <w:sz w:val="22"/>
          <w:szCs w:val="22"/>
        </w:rPr>
        <w:t>it</w:t>
      </w:r>
      <w:r w:rsidRPr="0001480A">
        <w:rPr>
          <w:rFonts w:asciiTheme="minorHAnsi" w:hAnsiTheme="minorHAnsi"/>
          <w:sz w:val="22"/>
          <w:szCs w:val="22"/>
        </w:rPr>
        <w:t xml:space="preserve"> does not overwrite the initialization values needed during execution of periodic functions. </w:t>
      </w:r>
      <w:r>
        <w:rPr>
          <w:rFonts w:asciiTheme="minorHAnsi" w:hAnsiTheme="minorHAnsi"/>
          <w:sz w:val="22"/>
          <w:szCs w:val="22"/>
        </w:rPr>
        <w:t xml:space="preserve"> At this time the PBG registers are accessible.  Also, </w:t>
      </w:r>
      <w:r w:rsidRPr="0001480A">
        <w:rPr>
          <w:rFonts w:asciiTheme="minorHAnsi" w:hAnsiTheme="minorHAnsi"/>
          <w:sz w:val="22"/>
          <w:szCs w:val="22"/>
        </w:rPr>
        <w:t>PBG critical register monitoring (initial) must occur after the PBG has been set</w:t>
      </w:r>
      <w:r>
        <w:rPr>
          <w:rFonts w:asciiTheme="minorHAnsi" w:hAnsiTheme="minorHAnsi"/>
          <w:sz w:val="22"/>
          <w:szCs w:val="22"/>
        </w:rPr>
        <w:t xml:space="preserve"> up for periodic running, not per </w:t>
      </w:r>
      <w:r w:rsidRPr="0001480A">
        <w:rPr>
          <w:rFonts w:asciiTheme="minorHAnsi" w:hAnsiTheme="minorHAnsi"/>
          <w:sz w:val="22"/>
          <w:szCs w:val="22"/>
        </w:rPr>
        <w:t>the SAN PBG startup test.</w:t>
      </w:r>
    </w:p>
    <w:p w:rsidR="00140CC2" w:rsidRDefault="00140CC2" w:rsidP="00140CC2">
      <w:pPr>
        <w:rPr>
          <w:rFonts w:asciiTheme="minorHAnsi" w:hAnsiTheme="minorHAnsi"/>
          <w:sz w:val="22"/>
          <w:szCs w:val="22"/>
        </w:rPr>
      </w:pPr>
    </w:p>
    <w:p w:rsidR="00140CC2" w:rsidRDefault="00140CC2" w:rsidP="00140CC2">
      <w:pPr>
        <w:rPr>
          <w:rFonts w:asciiTheme="minorHAnsi" w:hAnsiTheme="minorHAnsi"/>
          <w:sz w:val="22"/>
          <w:szCs w:val="22"/>
        </w:rPr>
      </w:pPr>
      <w:r>
        <w:rPr>
          <w:rFonts w:asciiTheme="minorHAnsi" w:hAnsiTheme="minorHAnsi"/>
          <w:sz w:val="22"/>
          <w:szCs w:val="22"/>
        </w:rPr>
        <w:t xml:space="preserve">This test is one of a group that will be run after some subset of all types of </w:t>
      </w:r>
      <w:r w:rsidRPr="008C6B1D">
        <w:rPr>
          <w:rFonts w:ascii="Calibri" w:hAnsi="Calibri"/>
          <w:sz w:val="22"/>
          <w:szCs w:val="22"/>
        </w:rPr>
        <w:t>resets</w:t>
      </w:r>
      <w:r>
        <w:rPr>
          <w:rFonts w:ascii="Calibri" w:hAnsi="Calibri"/>
          <w:sz w:val="22"/>
          <w:szCs w:val="22"/>
        </w:rPr>
        <w:t xml:space="preserve"> has occurred</w:t>
      </w:r>
      <w:r>
        <w:rPr>
          <w:rFonts w:asciiTheme="minorHAnsi" w:hAnsiTheme="minorHAnsi"/>
          <w:sz w:val="22"/>
          <w:szCs w:val="22"/>
        </w:rPr>
        <w:t>.  By convention, all of these tests are always entered and each calls a function (</w:t>
      </w:r>
      <w:r w:rsidRPr="00CA1F41">
        <w:rPr>
          <w:rFonts w:asciiTheme="minorHAnsi" w:hAnsiTheme="minorHAnsi" w:cs="Arial"/>
          <w:color w:val="222222"/>
          <w:sz w:val="22"/>
          <w:szCs w:val="22"/>
          <w:shd w:val="clear" w:color="auto" w:fill="FFFFFF"/>
        </w:rPr>
        <w:t>ChkForStrtUpTest</w:t>
      </w:r>
      <w:r>
        <w:rPr>
          <w:rFonts w:asciiTheme="minorHAnsi" w:hAnsiTheme="minorHAnsi" w:cs="Arial"/>
          <w:color w:val="222222"/>
          <w:sz w:val="22"/>
          <w:szCs w:val="22"/>
          <w:shd w:val="clear" w:color="auto" w:fill="FFFFFF"/>
        </w:rPr>
        <w:t>)</w:t>
      </w:r>
      <w:r>
        <w:rPr>
          <w:rFonts w:asciiTheme="minorHAnsi" w:hAnsiTheme="minorHAnsi"/>
          <w:sz w:val="22"/>
          <w:szCs w:val="22"/>
        </w:rPr>
        <w:t xml:space="preserve"> which determines whether the test should perform its test or trivially return.</w:t>
      </w:r>
    </w:p>
    <w:p w:rsidR="00140CC2" w:rsidRDefault="00140CC2" w:rsidP="00140CC2">
      <w:pPr>
        <w:rPr>
          <w:rFonts w:asciiTheme="minorHAnsi" w:hAnsiTheme="minorHAnsi"/>
          <w:sz w:val="22"/>
          <w:szCs w:val="22"/>
        </w:rPr>
      </w:pPr>
    </w:p>
    <w:p w:rsidR="00140CC2" w:rsidRDefault="00140CC2" w:rsidP="00140CC2">
      <w:pPr>
        <w:rPr>
          <w:rFonts w:asciiTheme="minorHAnsi" w:hAnsiTheme="minorHAnsi"/>
          <w:sz w:val="22"/>
          <w:szCs w:val="22"/>
        </w:rPr>
      </w:pPr>
      <w:r>
        <w:rPr>
          <w:rFonts w:asciiTheme="minorHAnsi" w:hAnsiTheme="minorHAnsi"/>
          <w:sz w:val="22"/>
          <w:szCs w:val="22"/>
        </w:rPr>
        <w:t>The design doesn’t</w:t>
      </w:r>
      <w:r w:rsidRPr="009E773B">
        <w:rPr>
          <w:rFonts w:asciiTheme="minorHAnsi" w:hAnsiTheme="minorHAnsi"/>
          <w:sz w:val="22"/>
          <w:szCs w:val="22"/>
        </w:rPr>
        <w:t xml:space="preserve"> </w:t>
      </w:r>
      <w:r>
        <w:rPr>
          <w:rFonts w:asciiTheme="minorHAnsi" w:hAnsiTheme="minorHAnsi"/>
          <w:sz w:val="22"/>
          <w:szCs w:val="22"/>
        </w:rPr>
        <w:t>match the SAN flowchart for several reasons:</w:t>
      </w:r>
    </w:p>
    <w:p w:rsidR="00140CC2" w:rsidRPr="005873B8" w:rsidRDefault="00140CC2" w:rsidP="00140CC2">
      <w:pPr>
        <w:numPr>
          <w:ilvl w:val="0"/>
          <w:numId w:val="36"/>
        </w:numPr>
        <w:rPr>
          <w:rFonts w:asciiTheme="minorHAnsi" w:hAnsiTheme="minorHAnsi"/>
          <w:sz w:val="22"/>
          <w:szCs w:val="22"/>
        </w:rPr>
      </w:pPr>
      <w:r w:rsidRPr="005873B8">
        <w:rPr>
          <w:rFonts w:asciiTheme="minorHAnsi" w:hAnsiTheme="minorHAnsi"/>
          <w:sz w:val="22"/>
          <w:szCs w:val="22"/>
        </w:rPr>
        <w:t xml:space="preserve">The SAN flowchart tests only that the error is seen at the ERRSLVxxSTAT register.  This does not accomplish the goal of verifying the signal path from the PBG3A module to the ECM per section 29.1 of the SAN.  The design verifies that the error is caught in the ERRSLVxxSTAT register </w:t>
      </w:r>
      <w:r>
        <w:rPr>
          <w:rFonts w:asciiTheme="minorHAnsi" w:hAnsiTheme="minorHAnsi"/>
          <w:sz w:val="22"/>
          <w:szCs w:val="22"/>
        </w:rPr>
        <w:t>in addition to reaching ECMMESSTR0 which confirms the functional path to the ECM.</w:t>
      </w:r>
    </w:p>
    <w:p w:rsidR="00140CC2" w:rsidRDefault="00140CC2" w:rsidP="00140CC2">
      <w:pPr>
        <w:numPr>
          <w:ilvl w:val="0"/>
          <w:numId w:val="36"/>
        </w:numPr>
        <w:rPr>
          <w:rFonts w:asciiTheme="minorHAnsi" w:hAnsiTheme="minorHAnsi"/>
          <w:sz w:val="22"/>
          <w:szCs w:val="22"/>
        </w:rPr>
      </w:pPr>
      <w:r>
        <w:rPr>
          <w:rFonts w:asciiTheme="minorHAnsi" w:hAnsiTheme="minorHAnsi"/>
          <w:sz w:val="22"/>
          <w:szCs w:val="22"/>
        </w:rPr>
        <w:t xml:space="preserve">The SAN flowchart details testing one “access” while looping through the 12 PBG 3A sections, then branches back to the beginning if both read and write tests have not been completed.  The design tests read and then write of each of the 12 sections in turn verifying that both access types cause error signals to reach </w:t>
      </w:r>
      <w:r w:rsidRPr="005873B8">
        <w:rPr>
          <w:rFonts w:asciiTheme="minorHAnsi" w:hAnsiTheme="minorHAnsi"/>
          <w:sz w:val="22"/>
          <w:szCs w:val="22"/>
        </w:rPr>
        <w:t xml:space="preserve">ERRSLVxxSTAT </w:t>
      </w:r>
      <w:r>
        <w:rPr>
          <w:rFonts w:asciiTheme="minorHAnsi" w:hAnsiTheme="minorHAnsi"/>
          <w:sz w:val="22"/>
          <w:szCs w:val="22"/>
        </w:rPr>
        <w:t>and the ECM.</w:t>
      </w:r>
    </w:p>
    <w:p w:rsidR="00140CC2" w:rsidRPr="00F431A0" w:rsidRDefault="00140CC2" w:rsidP="00140CC2">
      <w:pPr>
        <w:numPr>
          <w:ilvl w:val="0"/>
          <w:numId w:val="36"/>
        </w:numPr>
        <w:rPr>
          <w:rFonts w:asciiTheme="minorHAnsi" w:hAnsiTheme="minorHAnsi"/>
          <w:sz w:val="22"/>
          <w:szCs w:val="22"/>
        </w:rPr>
      </w:pPr>
      <w:r w:rsidRPr="00F431A0">
        <w:rPr>
          <w:rFonts w:asciiTheme="minorHAnsi" w:hAnsiTheme="minorHAnsi"/>
          <w:sz w:val="22"/>
          <w:szCs w:val="22"/>
        </w:rPr>
        <w:lastRenderedPageBreak/>
        <w:t xml:space="preserve">The SAN flowchart leaves each PBG 3A register with a value that allows reading and writing.  The design stores the entry value of each PBG 3A register before testing it and restores that value before exiting. </w:t>
      </w:r>
    </w:p>
    <w:p w:rsidR="00140CC2" w:rsidRDefault="00140CC2" w:rsidP="00140CC2">
      <w:pPr>
        <w:numPr>
          <w:ilvl w:val="0"/>
          <w:numId w:val="36"/>
        </w:numPr>
        <w:rPr>
          <w:rFonts w:asciiTheme="minorHAnsi" w:hAnsiTheme="minorHAnsi"/>
          <w:sz w:val="22"/>
          <w:szCs w:val="22"/>
        </w:rPr>
      </w:pPr>
      <w:r>
        <w:rPr>
          <w:rFonts w:asciiTheme="minorHAnsi" w:hAnsiTheme="minorHAnsi"/>
          <w:sz w:val="22"/>
          <w:szCs w:val="22"/>
        </w:rPr>
        <w:t xml:space="preserve">The SAN flowchart does not address the impact of this error’s drive to the SYSERR function.  Because of this, the SEGCONT register must have two bits cleared during testing to prevent SYSERR exceptions.   </w:t>
      </w:r>
      <w:r w:rsidRPr="00A0435B">
        <w:rPr>
          <w:rFonts w:asciiTheme="minorHAnsi" w:hAnsiTheme="minorHAnsi"/>
          <w:sz w:val="22"/>
          <w:szCs w:val="22"/>
        </w:rPr>
        <w:t>Similarly, the driving of the ERROROUT pin must be masked off from the error signals which will occur during the test.</w:t>
      </w:r>
      <w:r>
        <w:rPr>
          <w:rFonts w:asciiTheme="minorHAnsi" w:hAnsiTheme="minorHAnsi"/>
          <w:sz w:val="22"/>
          <w:szCs w:val="22"/>
        </w:rPr>
        <w:t xml:space="preserve">  These must be restored before the test returns. </w:t>
      </w:r>
    </w:p>
    <w:p w:rsidR="00140CC2" w:rsidRDefault="00140CC2" w:rsidP="00140CC2">
      <w:pPr>
        <w:numPr>
          <w:ilvl w:val="0"/>
          <w:numId w:val="36"/>
        </w:numPr>
        <w:rPr>
          <w:rFonts w:asciiTheme="minorHAnsi" w:hAnsiTheme="minorHAnsi"/>
          <w:sz w:val="22"/>
          <w:szCs w:val="22"/>
        </w:rPr>
      </w:pPr>
      <w:r w:rsidRPr="00917FEF">
        <w:rPr>
          <w:rFonts w:asciiTheme="minorHAnsi" w:hAnsiTheme="minorHAnsi"/>
          <w:sz w:val="22"/>
          <w:szCs w:val="22"/>
        </w:rPr>
        <w:t xml:space="preserve">The SAN flowchart has ignored the reality that the test must access </w:t>
      </w:r>
      <w:r>
        <w:rPr>
          <w:rFonts w:asciiTheme="minorHAnsi" w:hAnsiTheme="minorHAnsi"/>
          <w:sz w:val="22"/>
          <w:szCs w:val="22"/>
        </w:rPr>
        <w:t>regions protected by the PBG 3A registers that are not the same data length/type.  The design has addressed this code-level matter.</w:t>
      </w:r>
    </w:p>
    <w:p w:rsidR="00140CC2" w:rsidRPr="00A0435B" w:rsidRDefault="00140CC2" w:rsidP="00140CC2">
      <w:pPr>
        <w:pStyle w:val="Heading3"/>
        <w:numPr>
          <w:ilvl w:val="2"/>
          <w:numId w:val="1"/>
        </w:numPr>
      </w:pPr>
      <w:bookmarkStart w:id="83" w:name="_Toc445799685"/>
      <w:r>
        <w:t>Implementation</w:t>
      </w:r>
      <w:bookmarkEnd w:id="82"/>
      <w:bookmarkEnd w:id="83"/>
    </w:p>
    <w:p w:rsidR="00140CC2" w:rsidRPr="00917FEF" w:rsidRDefault="00140CC2" w:rsidP="00140CC2">
      <w:pPr>
        <w:rPr>
          <w:rFonts w:asciiTheme="minorHAnsi" w:hAnsiTheme="minorHAnsi"/>
          <w:sz w:val="22"/>
          <w:szCs w:val="22"/>
        </w:rPr>
      </w:pPr>
    </w:p>
    <w:p w:rsidR="00140CC2" w:rsidRDefault="00140CC2" w:rsidP="00140CC2">
      <w:pPr>
        <w:rPr>
          <w:rFonts w:asciiTheme="minorHAnsi" w:hAnsiTheme="minorHAnsi"/>
          <w:szCs w:val="20"/>
        </w:rPr>
      </w:pPr>
      <w:r w:rsidRPr="005873B8">
        <w:rPr>
          <w:rFonts w:asciiTheme="minorHAnsi" w:hAnsiTheme="minorHAnsi"/>
          <w:sz w:val="22"/>
          <w:szCs w:val="22"/>
        </w:rPr>
        <w:t xml:space="preserve">The test loops through all twelve sections of the PBG 3A group.  </w:t>
      </w:r>
      <w:r>
        <w:rPr>
          <w:rFonts w:asciiTheme="minorHAnsi" w:hAnsiTheme="minorHAnsi"/>
          <w:sz w:val="22"/>
          <w:szCs w:val="22"/>
        </w:rPr>
        <w:t xml:space="preserve">The sections where the targets register is 8, 16 or 32 bits have been grouped and are tested in group order.  </w:t>
      </w:r>
      <w:r w:rsidRPr="005873B8">
        <w:rPr>
          <w:rFonts w:asciiTheme="minorHAnsi" w:hAnsiTheme="minorHAnsi"/>
          <w:sz w:val="22"/>
          <w:szCs w:val="22"/>
        </w:rPr>
        <w:t xml:space="preserve">Each pass of the </w:t>
      </w:r>
      <w:r w:rsidRPr="00FA6321">
        <w:rPr>
          <w:rFonts w:asciiTheme="minorHAnsi" w:hAnsiTheme="minorHAnsi"/>
          <w:szCs w:val="20"/>
        </w:rPr>
        <w:t>test loop in the functions which handle 8, 16 or 32 bits ones verifies that first a read access, then a write access records a violation at the group 3A error status register and at the ECM level in bit 26 of ECMMESSTR0.  The PBG protection registers and their corresponding test targets are</w:t>
      </w:r>
      <w:r>
        <w:rPr>
          <w:rFonts w:asciiTheme="minorHAnsi" w:hAnsiTheme="minorHAnsi"/>
          <w:szCs w:val="20"/>
        </w:rPr>
        <w:t xml:space="preserve"> listed in the following tables:</w:t>
      </w:r>
    </w:p>
    <w:p w:rsidR="00140CC2" w:rsidRDefault="00140CC2" w:rsidP="00140CC2">
      <w:pPr>
        <w:rPr>
          <w:rFonts w:asciiTheme="minorHAnsi" w:hAnsiTheme="minorHAnsi"/>
          <w:szCs w:val="20"/>
        </w:rPr>
      </w:pPr>
    </w:p>
    <w:tbl>
      <w:tblPr>
        <w:tblW w:w="4100" w:type="dxa"/>
        <w:tblInd w:w="93" w:type="dxa"/>
        <w:tblLook w:val="04A0" w:firstRow="1" w:lastRow="0" w:firstColumn="1" w:lastColumn="0" w:noHBand="0" w:noVBand="1"/>
      </w:tblPr>
      <w:tblGrid>
        <w:gridCol w:w="708"/>
        <w:gridCol w:w="3438"/>
      </w:tblGrid>
      <w:tr w:rsidR="00140CC2" w:rsidRPr="00FA6321" w:rsidTr="00A42C5F">
        <w:trPr>
          <w:trHeight w:val="300"/>
        </w:trPr>
        <w:tc>
          <w:tcPr>
            <w:tcW w:w="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Index</w:t>
            </w:r>
          </w:p>
        </w:tc>
        <w:tc>
          <w:tcPr>
            <w:tcW w:w="3400" w:type="dxa"/>
            <w:tcBorders>
              <w:top w:val="single" w:sz="8" w:space="0" w:color="auto"/>
              <w:left w:val="nil"/>
              <w:bottom w:val="single" w:sz="8" w:space="0" w:color="auto"/>
              <w:right w:val="single" w:sz="8"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8 Bit Register</w:t>
            </w:r>
          </w:p>
        </w:tc>
      </w:tr>
      <w:tr w:rsidR="00140CC2" w:rsidRPr="00FA6321" w:rsidTr="00A42C5F">
        <w:trPr>
          <w:trHeight w:val="300"/>
        </w:trPr>
        <w:tc>
          <w:tcPr>
            <w:tcW w:w="70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A6321" w:rsidRDefault="00140CC2" w:rsidP="00A42C5F">
            <w:pPr>
              <w:jc w:val="center"/>
              <w:rPr>
                <w:rFonts w:ascii="Calibri" w:hAnsi="Calibri"/>
                <w:color w:val="000000"/>
                <w:sz w:val="22"/>
                <w:szCs w:val="22"/>
              </w:rPr>
            </w:pPr>
            <w:r w:rsidRPr="00FA6321">
              <w:rPr>
                <w:rFonts w:ascii="Calibri" w:hAnsi="Calibri"/>
                <w:color w:val="000000"/>
                <w:sz w:val="22"/>
                <w:szCs w:val="22"/>
              </w:rPr>
              <w:t>0</w:t>
            </w:r>
          </w:p>
        </w:tc>
        <w:tc>
          <w:tcPr>
            <w:tcW w:w="3400" w:type="dxa"/>
            <w:tcBorders>
              <w:top w:val="nil"/>
              <w:left w:val="nil"/>
              <w:bottom w:val="single" w:sz="4" w:space="0" w:color="auto"/>
              <w:right w:val="single" w:sz="8"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PBGFSGD3ADPROT0,DNFA0CTL</w:t>
            </w:r>
          </w:p>
        </w:tc>
      </w:tr>
      <w:tr w:rsidR="00140CC2" w:rsidRPr="00FA6321" w:rsidTr="00A42C5F">
        <w:trPr>
          <w:trHeight w:val="289"/>
        </w:trPr>
        <w:tc>
          <w:tcPr>
            <w:tcW w:w="70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A6321" w:rsidRDefault="00140CC2" w:rsidP="00A42C5F">
            <w:pPr>
              <w:jc w:val="center"/>
              <w:rPr>
                <w:rFonts w:ascii="Calibri" w:hAnsi="Calibri"/>
                <w:color w:val="000000"/>
                <w:sz w:val="22"/>
                <w:szCs w:val="22"/>
              </w:rPr>
            </w:pPr>
            <w:r w:rsidRPr="00FA6321">
              <w:rPr>
                <w:rFonts w:ascii="Calibri" w:hAnsi="Calibri"/>
                <w:color w:val="000000"/>
                <w:sz w:val="22"/>
                <w:szCs w:val="22"/>
              </w:rPr>
              <w:t>1</w:t>
            </w:r>
          </w:p>
        </w:tc>
        <w:tc>
          <w:tcPr>
            <w:tcW w:w="3400" w:type="dxa"/>
            <w:tcBorders>
              <w:top w:val="nil"/>
              <w:left w:val="nil"/>
              <w:bottom w:val="single" w:sz="4" w:space="0" w:color="auto"/>
              <w:right w:val="single" w:sz="8"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PBGFSGD3ADPROT1,PORTJJPIBC0</w:t>
            </w:r>
          </w:p>
        </w:tc>
      </w:tr>
      <w:tr w:rsidR="00140CC2" w:rsidRPr="00FA6321" w:rsidTr="00A42C5F">
        <w:trPr>
          <w:trHeight w:val="289"/>
        </w:trPr>
        <w:tc>
          <w:tcPr>
            <w:tcW w:w="70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A6321" w:rsidRDefault="00140CC2" w:rsidP="00A42C5F">
            <w:pPr>
              <w:jc w:val="center"/>
              <w:rPr>
                <w:rFonts w:ascii="Calibri" w:hAnsi="Calibri"/>
                <w:color w:val="000000"/>
                <w:sz w:val="22"/>
                <w:szCs w:val="22"/>
              </w:rPr>
            </w:pPr>
            <w:r w:rsidRPr="00FA6321">
              <w:rPr>
                <w:rFonts w:ascii="Calibri" w:hAnsi="Calibri"/>
                <w:color w:val="000000"/>
                <w:sz w:val="22"/>
                <w:szCs w:val="22"/>
              </w:rPr>
              <w:t>2</w:t>
            </w:r>
          </w:p>
        </w:tc>
        <w:tc>
          <w:tcPr>
            <w:tcW w:w="3400" w:type="dxa"/>
            <w:tcBorders>
              <w:top w:val="nil"/>
              <w:left w:val="nil"/>
              <w:bottom w:val="single" w:sz="4" w:space="0" w:color="auto"/>
              <w:right w:val="single" w:sz="8"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PBGFSGD3ADPROT5,FCLA0CTL0</w:t>
            </w:r>
          </w:p>
        </w:tc>
      </w:tr>
      <w:tr w:rsidR="00140CC2" w:rsidRPr="00FA6321" w:rsidTr="00A42C5F">
        <w:trPr>
          <w:trHeight w:val="289"/>
        </w:trPr>
        <w:tc>
          <w:tcPr>
            <w:tcW w:w="70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A6321" w:rsidRDefault="00140CC2" w:rsidP="00A42C5F">
            <w:pPr>
              <w:jc w:val="center"/>
              <w:rPr>
                <w:rFonts w:ascii="Calibri" w:hAnsi="Calibri"/>
                <w:color w:val="000000"/>
                <w:sz w:val="22"/>
                <w:szCs w:val="22"/>
              </w:rPr>
            </w:pPr>
            <w:r w:rsidRPr="00FA6321">
              <w:rPr>
                <w:rFonts w:ascii="Calibri" w:hAnsi="Calibri"/>
                <w:color w:val="000000"/>
                <w:sz w:val="22"/>
                <w:szCs w:val="22"/>
              </w:rPr>
              <w:t>3</w:t>
            </w:r>
          </w:p>
        </w:tc>
        <w:tc>
          <w:tcPr>
            <w:tcW w:w="3400" w:type="dxa"/>
            <w:tcBorders>
              <w:top w:val="nil"/>
              <w:left w:val="nil"/>
              <w:bottom w:val="single" w:sz="4" w:space="0" w:color="auto"/>
              <w:right w:val="single" w:sz="8"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PBGFSGD3ADPROT6,FCLA1CTL0</w:t>
            </w:r>
          </w:p>
        </w:tc>
      </w:tr>
      <w:tr w:rsidR="00140CC2" w:rsidRPr="00FA6321" w:rsidTr="00A42C5F">
        <w:trPr>
          <w:trHeight w:val="300"/>
        </w:trPr>
        <w:tc>
          <w:tcPr>
            <w:tcW w:w="70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A6321" w:rsidRDefault="00140CC2" w:rsidP="00A42C5F">
            <w:pPr>
              <w:jc w:val="center"/>
              <w:rPr>
                <w:rFonts w:ascii="Calibri" w:hAnsi="Calibri"/>
                <w:color w:val="000000"/>
                <w:sz w:val="22"/>
                <w:szCs w:val="22"/>
              </w:rPr>
            </w:pPr>
            <w:r w:rsidRPr="00FA6321">
              <w:rPr>
                <w:rFonts w:ascii="Calibri" w:hAnsi="Calibri"/>
                <w:color w:val="000000"/>
                <w:sz w:val="22"/>
                <w:szCs w:val="22"/>
              </w:rPr>
              <w:t>4</w:t>
            </w:r>
          </w:p>
        </w:tc>
        <w:tc>
          <w:tcPr>
            <w:tcW w:w="3400" w:type="dxa"/>
            <w:tcBorders>
              <w:top w:val="nil"/>
              <w:left w:val="nil"/>
              <w:bottom w:val="single" w:sz="4" w:space="0" w:color="auto"/>
              <w:right w:val="single" w:sz="8"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PBGFSGD3ADPROT7,FCLA2CTL0</w:t>
            </w:r>
          </w:p>
        </w:tc>
      </w:tr>
      <w:tr w:rsidR="00140CC2" w:rsidRPr="00FA6321" w:rsidTr="00A42C5F">
        <w:trPr>
          <w:trHeight w:val="289"/>
        </w:trPr>
        <w:tc>
          <w:tcPr>
            <w:tcW w:w="70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A6321" w:rsidRDefault="00140CC2" w:rsidP="00A42C5F">
            <w:pPr>
              <w:jc w:val="center"/>
              <w:rPr>
                <w:rFonts w:ascii="Calibri" w:hAnsi="Calibri"/>
                <w:color w:val="000000"/>
                <w:sz w:val="22"/>
                <w:szCs w:val="22"/>
              </w:rPr>
            </w:pPr>
            <w:r w:rsidRPr="00FA6321">
              <w:rPr>
                <w:rFonts w:ascii="Calibri" w:hAnsi="Calibri"/>
                <w:color w:val="000000"/>
                <w:sz w:val="22"/>
                <w:szCs w:val="22"/>
              </w:rPr>
              <w:t>5</w:t>
            </w:r>
          </w:p>
        </w:tc>
        <w:tc>
          <w:tcPr>
            <w:tcW w:w="3400" w:type="dxa"/>
            <w:tcBorders>
              <w:top w:val="nil"/>
              <w:left w:val="nil"/>
              <w:bottom w:val="single" w:sz="4" w:space="0" w:color="auto"/>
              <w:right w:val="single" w:sz="8"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PBGFSGD3ADPROT8,FCLA3CTL0</w:t>
            </w:r>
          </w:p>
        </w:tc>
      </w:tr>
      <w:tr w:rsidR="00140CC2" w:rsidRPr="00FA6321" w:rsidTr="00A42C5F">
        <w:trPr>
          <w:trHeight w:val="289"/>
        </w:trPr>
        <w:tc>
          <w:tcPr>
            <w:tcW w:w="70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A6321" w:rsidRDefault="00140CC2" w:rsidP="00A42C5F">
            <w:pPr>
              <w:jc w:val="center"/>
              <w:rPr>
                <w:rFonts w:ascii="Calibri" w:hAnsi="Calibri"/>
                <w:color w:val="000000"/>
                <w:sz w:val="22"/>
                <w:szCs w:val="22"/>
              </w:rPr>
            </w:pPr>
            <w:r w:rsidRPr="00FA6321">
              <w:rPr>
                <w:rFonts w:ascii="Calibri" w:hAnsi="Calibri"/>
                <w:color w:val="000000"/>
                <w:sz w:val="22"/>
                <w:szCs w:val="22"/>
              </w:rPr>
              <w:t>6</w:t>
            </w:r>
          </w:p>
        </w:tc>
        <w:tc>
          <w:tcPr>
            <w:tcW w:w="3400" w:type="dxa"/>
            <w:tcBorders>
              <w:top w:val="nil"/>
              <w:left w:val="nil"/>
              <w:bottom w:val="single" w:sz="4" w:space="0" w:color="auto"/>
              <w:right w:val="single" w:sz="8"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PBGFSGD3ADPROT9,FCLA4CTL0</w:t>
            </w:r>
          </w:p>
        </w:tc>
      </w:tr>
      <w:tr w:rsidR="00140CC2" w:rsidRPr="00FA6321" w:rsidTr="00A42C5F">
        <w:trPr>
          <w:trHeight w:val="289"/>
        </w:trPr>
        <w:tc>
          <w:tcPr>
            <w:tcW w:w="70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A6321" w:rsidRDefault="00140CC2" w:rsidP="00A42C5F">
            <w:pPr>
              <w:jc w:val="center"/>
              <w:rPr>
                <w:rFonts w:ascii="Calibri" w:hAnsi="Calibri"/>
                <w:color w:val="000000"/>
                <w:sz w:val="22"/>
                <w:szCs w:val="22"/>
              </w:rPr>
            </w:pPr>
            <w:r w:rsidRPr="00FA6321">
              <w:rPr>
                <w:rFonts w:ascii="Calibri" w:hAnsi="Calibri"/>
                <w:color w:val="000000"/>
                <w:sz w:val="22"/>
                <w:szCs w:val="22"/>
              </w:rPr>
              <w:t>7</w:t>
            </w:r>
          </w:p>
        </w:tc>
        <w:tc>
          <w:tcPr>
            <w:tcW w:w="3400" w:type="dxa"/>
            <w:tcBorders>
              <w:top w:val="nil"/>
              <w:left w:val="nil"/>
              <w:bottom w:val="single" w:sz="4" w:space="0" w:color="auto"/>
              <w:right w:val="single" w:sz="8"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PBGFSGD3ADPROT10,ADCD0THACR</w:t>
            </w:r>
          </w:p>
        </w:tc>
      </w:tr>
      <w:tr w:rsidR="00140CC2" w:rsidRPr="00FA6321" w:rsidTr="00A42C5F">
        <w:trPr>
          <w:trHeight w:val="300"/>
        </w:trPr>
        <w:tc>
          <w:tcPr>
            <w:tcW w:w="700" w:type="dxa"/>
            <w:tcBorders>
              <w:top w:val="nil"/>
              <w:left w:val="single" w:sz="8" w:space="0" w:color="auto"/>
              <w:bottom w:val="nil"/>
              <w:right w:val="single" w:sz="4" w:space="0" w:color="auto"/>
            </w:tcBorders>
            <w:shd w:val="clear" w:color="auto" w:fill="auto"/>
            <w:noWrap/>
            <w:vAlign w:val="bottom"/>
            <w:hideMark/>
          </w:tcPr>
          <w:p w:rsidR="00140CC2" w:rsidRPr="00FA6321" w:rsidRDefault="00140CC2" w:rsidP="00A42C5F">
            <w:pPr>
              <w:jc w:val="center"/>
              <w:rPr>
                <w:rFonts w:ascii="Calibri" w:hAnsi="Calibri"/>
                <w:color w:val="000000"/>
                <w:sz w:val="22"/>
                <w:szCs w:val="22"/>
              </w:rPr>
            </w:pPr>
            <w:r w:rsidRPr="00FA6321">
              <w:rPr>
                <w:rFonts w:ascii="Calibri" w:hAnsi="Calibri"/>
                <w:color w:val="000000"/>
                <w:sz w:val="22"/>
                <w:szCs w:val="22"/>
              </w:rPr>
              <w:t>8</w:t>
            </w:r>
          </w:p>
        </w:tc>
        <w:tc>
          <w:tcPr>
            <w:tcW w:w="3400" w:type="dxa"/>
            <w:tcBorders>
              <w:top w:val="nil"/>
              <w:left w:val="nil"/>
              <w:bottom w:val="nil"/>
              <w:right w:val="single" w:sz="8"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PBGFSGD3ADPROT11,ADCD1THACR</w:t>
            </w:r>
          </w:p>
        </w:tc>
      </w:tr>
      <w:tr w:rsidR="00140CC2" w:rsidRPr="00FA6321" w:rsidTr="00A42C5F">
        <w:trPr>
          <w:trHeight w:val="83"/>
        </w:trPr>
        <w:tc>
          <w:tcPr>
            <w:tcW w:w="700" w:type="dxa"/>
            <w:tcBorders>
              <w:top w:val="nil"/>
              <w:left w:val="single" w:sz="8" w:space="0" w:color="auto"/>
              <w:bottom w:val="single" w:sz="8" w:space="0" w:color="auto"/>
              <w:right w:val="single" w:sz="4" w:space="0" w:color="auto"/>
            </w:tcBorders>
            <w:shd w:val="clear" w:color="auto" w:fill="auto"/>
            <w:noWrap/>
            <w:vAlign w:val="bottom"/>
          </w:tcPr>
          <w:p w:rsidR="00140CC2" w:rsidRPr="00FA6321" w:rsidRDefault="00140CC2" w:rsidP="00A42C5F">
            <w:pPr>
              <w:rPr>
                <w:rFonts w:ascii="Calibri" w:hAnsi="Calibri"/>
                <w:color w:val="000000"/>
                <w:sz w:val="22"/>
                <w:szCs w:val="22"/>
              </w:rPr>
            </w:pPr>
          </w:p>
        </w:tc>
        <w:tc>
          <w:tcPr>
            <w:tcW w:w="3400" w:type="dxa"/>
            <w:tcBorders>
              <w:top w:val="nil"/>
              <w:left w:val="nil"/>
              <w:bottom w:val="single" w:sz="8" w:space="0" w:color="auto"/>
              <w:right w:val="single" w:sz="8" w:space="0" w:color="auto"/>
            </w:tcBorders>
            <w:shd w:val="clear" w:color="auto" w:fill="auto"/>
            <w:noWrap/>
            <w:vAlign w:val="bottom"/>
          </w:tcPr>
          <w:p w:rsidR="00140CC2" w:rsidRPr="00FA6321" w:rsidRDefault="00140CC2" w:rsidP="00A42C5F">
            <w:pPr>
              <w:rPr>
                <w:rFonts w:ascii="Calibri" w:hAnsi="Calibri"/>
                <w:color w:val="000000"/>
                <w:sz w:val="22"/>
                <w:szCs w:val="22"/>
              </w:rPr>
            </w:pPr>
          </w:p>
        </w:tc>
      </w:tr>
    </w:tbl>
    <w:p w:rsidR="00140CC2" w:rsidRDefault="00140CC2" w:rsidP="00140CC2">
      <w:pPr>
        <w:rPr>
          <w:rFonts w:asciiTheme="minorHAnsi" w:hAnsiTheme="minorHAnsi"/>
          <w:szCs w:val="20"/>
        </w:rPr>
      </w:pPr>
    </w:p>
    <w:tbl>
      <w:tblPr>
        <w:tblW w:w="4100" w:type="dxa"/>
        <w:tblInd w:w="93" w:type="dxa"/>
        <w:tblLook w:val="04A0" w:firstRow="1" w:lastRow="0" w:firstColumn="1" w:lastColumn="0" w:noHBand="0" w:noVBand="1"/>
      </w:tblPr>
      <w:tblGrid>
        <w:gridCol w:w="708"/>
        <w:gridCol w:w="3400"/>
      </w:tblGrid>
      <w:tr w:rsidR="00140CC2" w:rsidRPr="00FA6321" w:rsidTr="00A42C5F">
        <w:trPr>
          <w:trHeight w:val="300"/>
        </w:trPr>
        <w:tc>
          <w:tcPr>
            <w:tcW w:w="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Index</w:t>
            </w:r>
          </w:p>
        </w:tc>
        <w:tc>
          <w:tcPr>
            <w:tcW w:w="3400" w:type="dxa"/>
            <w:tcBorders>
              <w:top w:val="single" w:sz="8" w:space="0" w:color="auto"/>
              <w:left w:val="nil"/>
              <w:bottom w:val="single" w:sz="8" w:space="0" w:color="auto"/>
              <w:right w:val="single" w:sz="8"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16 Bit Register</w:t>
            </w:r>
          </w:p>
        </w:tc>
      </w:tr>
      <w:tr w:rsidR="00140CC2" w:rsidRPr="00FA6321" w:rsidTr="00A42C5F">
        <w:trPr>
          <w:trHeight w:val="300"/>
        </w:trPr>
        <w:tc>
          <w:tcPr>
            <w:tcW w:w="700" w:type="dxa"/>
            <w:tcBorders>
              <w:top w:val="nil"/>
              <w:left w:val="single" w:sz="8" w:space="0" w:color="auto"/>
              <w:bottom w:val="single" w:sz="8" w:space="0" w:color="auto"/>
              <w:right w:val="single" w:sz="4" w:space="0" w:color="auto"/>
            </w:tcBorders>
            <w:shd w:val="clear" w:color="auto" w:fill="auto"/>
            <w:noWrap/>
            <w:vAlign w:val="bottom"/>
            <w:hideMark/>
          </w:tcPr>
          <w:p w:rsidR="00140CC2" w:rsidRPr="00FA6321" w:rsidRDefault="00140CC2" w:rsidP="00A42C5F">
            <w:pPr>
              <w:jc w:val="center"/>
              <w:rPr>
                <w:rFonts w:ascii="Calibri" w:hAnsi="Calibri"/>
                <w:color w:val="000000"/>
                <w:sz w:val="22"/>
                <w:szCs w:val="22"/>
              </w:rPr>
            </w:pPr>
            <w:r w:rsidRPr="00FA6321">
              <w:rPr>
                <w:rFonts w:ascii="Calibri" w:hAnsi="Calibri"/>
                <w:color w:val="000000"/>
                <w:sz w:val="22"/>
                <w:szCs w:val="22"/>
              </w:rPr>
              <w:t>0</w:t>
            </w:r>
          </w:p>
        </w:tc>
        <w:tc>
          <w:tcPr>
            <w:tcW w:w="3400" w:type="dxa"/>
            <w:tcBorders>
              <w:top w:val="nil"/>
              <w:left w:val="nil"/>
              <w:bottom w:val="single" w:sz="8" w:space="0" w:color="auto"/>
              <w:right w:val="single" w:sz="8"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PBGFSGD3ADPROT3,PORTPMC0</w:t>
            </w:r>
          </w:p>
        </w:tc>
      </w:tr>
    </w:tbl>
    <w:p w:rsidR="00140CC2" w:rsidRDefault="00140CC2" w:rsidP="00140CC2">
      <w:pPr>
        <w:rPr>
          <w:rFonts w:asciiTheme="minorHAnsi" w:hAnsiTheme="minorHAnsi"/>
          <w:szCs w:val="20"/>
        </w:rPr>
      </w:pPr>
    </w:p>
    <w:tbl>
      <w:tblPr>
        <w:tblW w:w="4100" w:type="dxa"/>
        <w:tblInd w:w="93" w:type="dxa"/>
        <w:tblLook w:val="04A0" w:firstRow="1" w:lastRow="0" w:firstColumn="1" w:lastColumn="0" w:noHBand="0" w:noVBand="1"/>
      </w:tblPr>
      <w:tblGrid>
        <w:gridCol w:w="708"/>
        <w:gridCol w:w="3401"/>
      </w:tblGrid>
      <w:tr w:rsidR="00140CC2" w:rsidRPr="00FA6321" w:rsidTr="00A42C5F">
        <w:trPr>
          <w:trHeight w:val="300"/>
        </w:trPr>
        <w:tc>
          <w:tcPr>
            <w:tcW w:w="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Index</w:t>
            </w:r>
          </w:p>
        </w:tc>
        <w:tc>
          <w:tcPr>
            <w:tcW w:w="3400" w:type="dxa"/>
            <w:tcBorders>
              <w:top w:val="single" w:sz="8" w:space="0" w:color="auto"/>
              <w:left w:val="nil"/>
              <w:bottom w:val="single" w:sz="8" w:space="0" w:color="auto"/>
              <w:right w:val="single" w:sz="8"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32 Bit Register</w:t>
            </w:r>
          </w:p>
        </w:tc>
      </w:tr>
      <w:tr w:rsidR="00140CC2" w:rsidRPr="00FA6321" w:rsidTr="00A42C5F">
        <w:trPr>
          <w:trHeight w:val="289"/>
        </w:trPr>
        <w:tc>
          <w:tcPr>
            <w:tcW w:w="700" w:type="dxa"/>
            <w:tcBorders>
              <w:top w:val="nil"/>
              <w:left w:val="single" w:sz="8" w:space="0" w:color="auto"/>
              <w:bottom w:val="single" w:sz="4" w:space="0" w:color="auto"/>
              <w:right w:val="single" w:sz="4" w:space="0" w:color="auto"/>
            </w:tcBorders>
            <w:shd w:val="clear" w:color="auto" w:fill="auto"/>
            <w:noWrap/>
            <w:vAlign w:val="bottom"/>
            <w:hideMark/>
          </w:tcPr>
          <w:p w:rsidR="00140CC2" w:rsidRPr="00FA6321" w:rsidRDefault="00140CC2" w:rsidP="00A42C5F">
            <w:pPr>
              <w:jc w:val="center"/>
              <w:rPr>
                <w:rFonts w:ascii="Calibri" w:hAnsi="Calibri"/>
                <w:color w:val="000000"/>
                <w:sz w:val="22"/>
                <w:szCs w:val="22"/>
              </w:rPr>
            </w:pPr>
            <w:r w:rsidRPr="00FA6321">
              <w:rPr>
                <w:rFonts w:ascii="Calibri" w:hAnsi="Calibri"/>
                <w:color w:val="000000"/>
                <w:sz w:val="22"/>
                <w:szCs w:val="22"/>
              </w:rPr>
              <w:t>0</w:t>
            </w:r>
          </w:p>
        </w:tc>
        <w:tc>
          <w:tcPr>
            <w:tcW w:w="3400" w:type="dxa"/>
            <w:tcBorders>
              <w:top w:val="nil"/>
              <w:left w:val="nil"/>
              <w:bottom w:val="single" w:sz="4" w:space="0" w:color="auto"/>
              <w:right w:val="single" w:sz="8"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PBGFSGD3ADPROT2,PORTJJPCR0_0</w:t>
            </w:r>
          </w:p>
        </w:tc>
      </w:tr>
      <w:tr w:rsidR="00140CC2" w:rsidRPr="00FA6321" w:rsidTr="00A42C5F">
        <w:trPr>
          <w:trHeight w:val="300"/>
        </w:trPr>
        <w:tc>
          <w:tcPr>
            <w:tcW w:w="700" w:type="dxa"/>
            <w:tcBorders>
              <w:top w:val="nil"/>
              <w:left w:val="single" w:sz="8" w:space="0" w:color="auto"/>
              <w:bottom w:val="single" w:sz="8" w:space="0" w:color="auto"/>
              <w:right w:val="single" w:sz="4" w:space="0" w:color="auto"/>
            </w:tcBorders>
            <w:shd w:val="clear" w:color="auto" w:fill="auto"/>
            <w:noWrap/>
            <w:vAlign w:val="bottom"/>
            <w:hideMark/>
          </w:tcPr>
          <w:p w:rsidR="00140CC2" w:rsidRPr="00FA6321" w:rsidRDefault="00140CC2" w:rsidP="00A42C5F">
            <w:pPr>
              <w:jc w:val="center"/>
              <w:rPr>
                <w:rFonts w:ascii="Calibri" w:hAnsi="Calibri"/>
                <w:color w:val="000000"/>
                <w:sz w:val="22"/>
                <w:szCs w:val="22"/>
              </w:rPr>
            </w:pPr>
            <w:r w:rsidRPr="00FA6321">
              <w:rPr>
                <w:rFonts w:ascii="Calibri" w:hAnsi="Calibri"/>
                <w:color w:val="000000"/>
                <w:sz w:val="22"/>
                <w:szCs w:val="22"/>
              </w:rPr>
              <w:t>1</w:t>
            </w:r>
          </w:p>
        </w:tc>
        <w:tc>
          <w:tcPr>
            <w:tcW w:w="3400" w:type="dxa"/>
            <w:tcBorders>
              <w:top w:val="nil"/>
              <w:left w:val="nil"/>
              <w:bottom w:val="single" w:sz="8" w:space="0" w:color="auto"/>
              <w:right w:val="single" w:sz="8" w:space="0" w:color="auto"/>
            </w:tcBorders>
            <w:shd w:val="clear" w:color="auto" w:fill="auto"/>
            <w:noWrap/>
            <w:vAlign w:val="bottom"/>
            <w:hideMark/>
          </w:tcPr>
          <w:p w:rsidR="00140CC2" w:rsidRPr="00FA6321" w:rsidRDefault="00140CC2" w:rsidP="00A42C5F">
            <w:pPr>
              <w:rPr>
                <w:rFonts w:ascii="Calibri" w:hAnsi="Calibri"/>
                <w:color w:val="000000"/>
                <w:sz w:val="22"/>
                <w:szCs w:val="22"/>
              </w:rPr>
            </w:pPr>
            <w:r w:rsidRPr="00FA6321">
              <w:rPr>
                <w:rFonts w:ascii="Calibri" w:hAnsi="Calibri"/>
                <w:color w:val="000000"/>
                <w:sz w:val="22"/>
                <w:szCs w:val="22"/>
              </w:rPr>
              <w:t>PBGFSGD3ADPROT4,PORTPCR0_0</w:t>
            </w:r>
          </w:p>
        </w:tc>
      </w:tr>
    </w:tbl>
    <w:p w:rsidR="00140CC2" w:rsidRDefault="00140CC2" w:rsidP="00140CC2">
      <w:pPr>
        <w:rPr>
          <w:rFonts w:asciiTheme="minorHAnsi" w:hAnsiTheme="minorHAnsi"/>
          <w:szCs w:val="20"/>
        </w:rPr>
      </w:pPr>
    </w:p>
    <w:p w:rsidR="00140CC2" w:rsidRDefault="00140CC2" w:rsidP="00140CC2">
      <w:pPr>
        <w:rPr>
          <w:rFonts w:asciiTheme="minorHAnsi" w:hAnsiTheme="minorHAnsi" w:cs="Arial"/>
          <w:szCs w:val="20"/>
        </w:rPr>
      </w:pPr>
      <w:r>
        <w:rPr>
          <w:rFonts w:asciiTheme="minorHAnsi" w:hAnsiTheme="minorHAnsi"/>
          <w:szCs w:val="20"/>
        </w:rPr>
        <w:t xml:space="preserve">Any error detected during testing is recorded using the function </w:t>
      </w:r>
      <w:r w:rsidRPr="00FC0B2E">
        <w:rPr>
          <w:rStyle w:val="tl8wme"/>
          <w:rFonts w:asciiTheme="minorHAnsi" w:hAnsiTheme="minorHAnsi" w:cs="Arial"/>
          <w:color w:val="263238"/>
          <w:szCs w:val="20"/>
        </w:rPr>
        <w:t>SetMcuDiagcIdnData</w:t>
      </w:r>
      <w:r w:rsidRPr="00FC0B2E">
        <w:rPr>
          <w:rStyle w:val="apple-converted-space"/>
          <w:rFonts w:asciiTheme="minorHAnsi" w:hAnsiTheme="minorHAnsi" w:cs="Arial"/>
          <w:color w:val="263238"/>
          <w:szCs w:val="20"/>
        </w:rPr>
        <w:t> </w:t>
      </w:r>
      <w:r>
        <w:rPr>
          <w:rStyle w:val="apple-converted-space"/>
          <w:rFonts w:asciiTheme="minorHAnsi" w:hAnsiTheme="minorHAnsi" w:cs="Arial"/>
          <w:color w:val="263238"/>
          <w:szCs w:val="20"/>
        </w:rPr>
        <w:t xml:space="preserve"> with a first parameter </w:t>
      </w:r>
      <w:r>
        <w:rPr>
          <w:rFonts w:asciiTheme="minorHAnsi" w:hAnsiTheme="minorHAnsi"/>
          <w:szCs w:val="20"/>
        </w:rPr>
        <w:t xml:space="preserve">value </w:t>
      </w:r>
      <w:r w:rsidRPr="00FC0B2E">
        <w:rPr>
          <w:rFonts w:asciiTheme="minorHAnsi" w:hAnsiTheme="minorHAnsi"/>
          <w:szCs w:val="20"/>
        </w:rPr>
        <w:t>McuDiagc1.</w:t>
      </w:r>
      <w:r w:rsidRPr="00FC0B2E">
        <w:rPr>
          <w:rFonts w:asciiTheme="minorHAnsi" w:hAnsiTheme="minorHAnsi" w:cs="Arial"/>
          <w:color w:val="263238"/>
          <w:szCs w:val="20"/>
        </w:rPr>
        <w:t>MCUDIAGC_</w:t>
      </w:r>
      <w:r w:rsidRPr="00E97087">
        <w:rPr>
          <w:rFonts w:asciiTheme="minorHAnsi" w:hAnsiTheme="minorHAnsi" w:cs="Arial"/>
          <w:szCs w:val="20"/>
        </w:rPr>
        <w:t>PBGSTRTUPTST</w:t>
      </w:r>
      <w:r>
        <w:rPr>
          <w:rFonts w:asciiTheme="minorHAnsi" w:hAnsiTheme="minorHAnsi" w:cs="Arial"/>
          <w:szCs w:val="20"/>
        </w:rPr>
        <w:t>.  Further information is encoded into a second parameter according to the following table:</w:t>
      </w:r>
    </w:p>
    <w:p w:rsidR="00140CC2" w:rsidRDefault="00140CC2" w:rsidP="00140CC2">
      <w:pPr>
        <w:rPr>
          <w:rFonts w:asciiTheme="minorHAnsi" w:hAnsiTheme="minorHAnsi" w:cs="Arial"/>
          <w:szCs w:val="20"/>
        </w:rPr>
      </w:pPr>
    </w:p>
    <w:tbl>
      <w:tblPr>
        <w:tblW w:w="8565" w:type="dxa"/>
        <w:tblInd w:w="93" w:type="dxa"/>
        <w:tblLook w:val="04A0" w:firstRow="1" w:lastRow="0" w:firstColumn="1" w:lastColumn="0" w:noHBand="0" w:noVBand="1"/>
      </w:tblPr>
      <w:tblGrid>
        <w:gridCol w:w="1455"/>
        <w:gridCol w:w="1440"/>
        <w:gridCol w:w="2340"/>
        <w:gridCol w:w="1710"/>
        <w:gridCol w:w="1620"/>
      </w:tblGrid>
      <w:tr w:rsidR="00140CC2" w:rsidRPr="00830BF7" w:rsidTr="00A42C5F">
        <w:trPr>
          <w:trHeight w:val="300"/>
        </w:trPr>
        <w:tc>
          <w:tcPr>
            <w:tcW w:w="145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ECM Failure</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PBG Failure</w:t>
            </w:r>
          </w:p>
        </w:tc>
        <w:tc>
          <w:tcPr>
            <w:tcW w:w="2340" w:type="dxa"/>
            <w:tcBorders>
              <w:top w:val="single" w:sz="8" w:space="0" w:color="auto"/>
              <w:left w:val="nil"/>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Configure Failure</w:t>
            </w:r>
          </w:p>
        </w:tc>
        <w:tc>
          <w:tcPr>
            <w:tcW w:w="1710" w:type="dxa"/>
            <w:tcBorders>
              <w:top w:val="single" w:sz="8" w:space="0" w:color="auto"/>
              <w:left w:val="nil"/>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Write Error</w:t>
            </w:r>
          </w:p>
        </w:tc>
        <w:tc>
          <w:tcPr>
            <w:tcW w:w="1620" w:type="dxa"/>
            <w:tcBorders>
              <w:top w:val="single" w:sz="8" w:space="0" w:color="auto"/>
              <w:left w:val="nil"/>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Read Error</w:t>
            </w:r>
          </w:p>
        </w:tc>
      </w:tr>
      <w:tr w:rsidR="00140CC2" w:rsidRPr="00830BF7" w:rsidTr="00A42C5F">
        <w:trPr>
          <w:trHeight w:val="315"/>
        </w:trPr>
        <w:tc>
          <w:tcPr>
            <w:tcW w:w="1455" w:type="dxa"/>
            <w:tcBorders>
              <w:top w:val="nil"/>
              <w:left w:val="single" w:sz="8" w:space="0" w:color="auto"/>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Bit 10</w:t>
            </w:r>
          </w:p>
        </w:tc>
        <w:tc>
          <w:tcPr>
            <w:tcW w:w="1440" w:type="dxa"/>
            <w:tcBorders>
              <w:top w:val="nil"/>
              <w:left w:val="nil"/>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Bit 9</w:t>
            </w:r>
          </w:p>
        </w:tc>
        <w:tc>
          <w:tcPr>
            <w:tcW w:w="2340" w:type="dxa"/>
            <w:tcBorders>
              <w:top w:val="nil"/>
              <w:left w:val="nil"/>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Bit 8</w:t>
            </w:r>
          </w:p>
        </w:tc>
        <w:tc>
          <w:tcPr>
            <w:tcW w:w="1710" w:type="dxa"/>
            <w:tcBorders>
              <w:top w:val="nil"/>
              <w:left w:val="nil"/>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Bit 7</w:t>
            </w:r>
          </w:p>
        </w:tc>
        <w:tc>
          <w:tcPr>
            <w:tcW w:w="1620" w:type="dxa"/>
            <w:tcBorders>
              <w:top w:val="single" w:sz="8" w:space="0" w:color="auto"/>
              <w:left w:val="nil"/>
              <w:bottom w:val="single" w:sz="8" w:space="0" w:color="auto"/>
              <w:right w:val="single" w:sz="4"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Bit 6</w:t>
            </w:r>
          </w:p>
        </w:tc>
      </w:tr>
      <w:tr w:rsidR="00140CC2" w:rsidRPr="00830BF7" w:rsidTr="00A42C5F">
        <w:trPr>
          <w:trHeight w:val="300"/>
        </w:trPr>
        <w:tc>
          <w:tcPr>
            <w:tcW w:w="1455" w:type="dxa"/>
            <w:tcBorders>
              <w:top w:val="nil"/>
              <w:left w:val="single" w:sz="8" w:space="0" w:color="auto"/>
              <w:bottom w:val="nil"/>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1 - ECM Error</w:t>
            </w:r>
          </w:p>
        </w:tc>
        <w:tc>
          <w:tcPr>
            <w:tcW w:w="1440" w:type="dxa"/>
            <w:tcBorders>
              <w:top w:val="nil"/>
              <w:left w:val="nil"/>
              <w:bottom w:val="nil"/>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 xml:space="preserve">1 - PBG Error </w:t>
            </w:r>
          </w:p>
        </w:tc>
        <w:tc>
          <w:tcPr>
            <w:tcW w:w="2340" w:type="dxa"/>
            <w:tcBorders>
              <w:top w:val="nil"/>
              <w:left w:val="nil"/>
              <w:bottom w:val="nil"/>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1 - Configuration Failed</w:t>
            </w:r>
          </w:p>
        </w:tc>
        <w:tc>
          <w:tcPr>
            <w:tcW w:w="1710" w:type="dxa"/>
            <w:tcBorders>
              <w:top w:val="nil"/>
              <w:left w:val="nil"/>
              <w:bottom w:val="nil"/>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1 - Write Error</w:t>
            </w:r>
          </w:p>
        </w:tc>
        <w:tc>
          <w:tcPr>
            <w:tcW w:w="1620" w:type="dxa"/>
            <w:tcBorders>
              <w:top w:val="nil"/>
              <w:left w:val="nil"/>
              <w:bottom w:val="nil"/>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1 - Read Error</w:t>
            </w:r>
          </w:p>
        </w:tc>
      </w:tr>
      <w:tr w:rsidR="00140CC2" w:rsidRPr="00830BF7" w:rsidTr="00A42C5F">
        <w:trPr>
          <w:trHeight w:val="300"/>
        </w:trPr>
        <w:tc>
          <w:tcPr>
            <w:tcW w:w="1455" w:type="dxa"/>
            <w:tcBorders>
              <w:top w:val="nil"/>
              <w:left w:val="single" w:sz="8" w:space="0" w:color="auto"/>
              <w:bottom w:val="nil"/>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0 - No Error</w:t>
            </w:r>
          </w:p>
        </w:tc>
        <w:tc>
          <w:tcPr>
            <w:tcW w:w="1440" w:type="dxa"/>
            <w:tcBorders>
              <w:top w:val="nil"/>
              <w:left w:val="nil"/>
              <w:bottom w:val="nil"/>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0 - No Error</w:t>
            </w:r>
          </w:p>
        </w:tc>
        <w:tc>
          <w:tcPr>
            <w:tcW w:w="2340" w:type="dxa"/>
            <w:tcBorders>
              <w:top w:val="nil"/>
              <w:left w:val="nil"/>
              <w:bottom w:val="nil"/>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0 - No Error</w:t>
            </w:r>
          </w:p>
        </w:tc>
        <w:tc>
          <w:tcPr>
            <w:tcW w:w="1710" w:type="dxa"/>
            <w:tcBorders>
              <w:top w:val="nil"/>
              <w:left w:val="nil"/>
              <w:bottom w:val="nil"/>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0 - No Error</w:t>
            </w:r>
          </w:p>
        </w:tc>
        <w:tc>
          <w:tcPr>
            <w:tcW w:w="1620" w:type="dxa"/>
            <w:tcBorders>
              <w:top w:val="nil"/>
              <w:left w:val="nil"/>
              <w:bottom w:val="nil"/>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0 - No Error</w:t>
            </w:r>
          </w:p>
        </w:tc>
      </w:tr>
      <w:tr w:rsidR="00140CC2" w:rsidRPr="00830BF7" w:rsidTr="00A42C5F">
        <w:trPr>
          <w:trHeight w:val="315"/>
        </w:trPr>
        <w:tc>
          <w:tcPr>
            <w:tcW w:w="1455" w:type="dxa"/>
            <w:tcBorders>
              <w:top w:val="nil"/>
              <w:left w:val="single" w:sz="8" w:space="0" w:color="auto"/>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 </w:t>
            </w:r>
          </w:p>
        </w:tc>
        <w:tc>
          <w:tcPr>
            <w:tcW w:w="1440" w:type="dxa"/>
            <w:tcBorders>
              <w:top w:val="nil"/>
              <w:left w:val="nil"/>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 </w:t>
            </w:r>
          </w:p>
        </w:tc>
        <w:tc>
          <w:tcPr>
            <w:tcW w:w="2340" w:type="dxa"/>
            <w:tcBorders>
              <w:top w:val="nil"/>
              <w:left w:val="nil"/>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 </w:t>
            </w:r>
          </w:p>
        </w:tc>
        <w:tc>
          <w:tcPr>
            <w:tcW w:w="1710" w:type="dxa"/>
            <w:tcBorders>
              <w:top w:val="nil"/>
              <w:left w:val="nil"/>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 </w:t>
            </w:r>
          </w:p>
        </w:tc>
        <w:tc>
          <w:tcPr>
            <w:tcW w:w="1620" w:type="dxa"/>
            <w:tcBorders>
              <w:top w:val="nil"/>
              <w:left w:val="nil"/>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 </w:t>
            </w:r>
          </w:p>
        </w:tc>
      </w:tr>
    </w:tbl>
    <w:p w:rsidR="00140CC2" w:rsidRDefault="00140CC2" w:rsidP="00140CC2">
      <w:pPr>
        <w:rPr>
          <w:rFonts w:asciiTheme="minorHAnsi" w:hAnsiTheme="minorHAnsi" w:cs="Arial"/>
          <w:szCs w:val="20"/>
        </w:rPr>
      </w:pPr>
    </w:p>
    <w:p w:rsidR="00140CC2" w:rsidRDefault="00140CC2" w:rsidP="00140CC2">
      <w:pPr>
        <w:rPr>
          <w:rFonts w:asciiTheme="minorHAnsi" w:hAnsiTheme="minorHAnsi" w:cs="Arial"/>
          <w:szCs w:val="20"/>
        </w:rPr>
      </w:pPr>
    </w:p>
    <w:p w:rsidR="00140CC2" w:rsidRDefault="00140CC2" w:rsidP="00140CC2">
      <w:pPr>
        <w:rPr>
          <w:rFonts w:asciiTheme="minorHAnsi" w:hAnsiTheme="minorHAnsi"/>
          <w:szCs w:val="20"/>
        </w:rPr>
      </w:pPr>
    </w:p>
    <w:tbl>
      <w:tblPr>
        <w:tblW w:w="5460" w:type="dxa"/>
        <w:tblInd w:w="93" w:type="dxa"/>
        <w:tblLook w:val="04A0" w:firstRow="1" w:lastRow="0" w:firstColumn="1" w:lastColumn="0" w:noHBand="0" w:noVBand="1"/>
      </w:tblPr>
      <w:tblGrid>
        <w:gridCol w:w="810"/>
        <w:gridCol w:w="810"/>
        <w:gridCol w:w="960"/>
        <w:gridCol w:w="960"/>
        <w:gridCol w:w="960"/>
        <w:gridCol w:w="960"/>
      </w:tblGrid>
      <w:tr w:rsidR="00140CC2" w:rsidRPr="00830BF7" w:rsidTr="00A42C5F">
        <w:trPr>
          <w:trHeight w:val="300"/>
        </w:trPr>
        <w:tc>
          <w:tcPr>
            <w:tcW w:w="16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40CC2" w:rsidRPr="00830BF7" w:rsidRDefault="00140CC2" w:rsidP="00A42C5F">
            <w:pPr>
              <w:jc w:val="center"/>
              <w:rPr>
                <w:rFonts w:ascii="Calibri" w:hAnsi="Calibri"/>
                <w:b/>
                <w:bCs/>
                <w:color w:val="000000"/>
                <w:sz w:val="22"/>
                <w:szCs w:val="22"/>
              </w:rPr>
            </w:pPr>
            <w:r w:rsidRPr="00830BF7">
              <w:rPr>
                <w:rFonts w:ascii="Calibri" w:hAnsi="Calibri"/>
                <w:b/>
                <w:bCs/>
                <w:color w:val="000000"/>
                <w:sz w:val="22"/>
                <w:szCs w:val="22"/>
              </w:rPr>
              <w:t>Register Size</w:t>
            </w:r>
          </w:p>
        </w:tc>
        <w:tc>
          <w:tcPr>
            <w:tcW w:w="3840" w:type="dxa"/>
            <w:gridSpan w:val="4"/>
            <w:tcBorders>
              <w:top w:val="single" w:sz="8" w:space="0" w:color="auto"/>
              <w:left w:val="nil"/>
              <w:bottom w:val="single" w:sz="8" w:space="0" w:color="auto"/>
              <w:right w:val="single" w:sz="8" w:space="0" w:color="000000"/>
            </w:tcBorders>
            <w:shd w:val="clear" w:color="auto" w:fill="auto"/>
            <w:noWrap/>
            <w:vAlign w:val="bottom"/>
            <w:hideMark/>
          </w:tcPr>
          <w:p w:rsidR="00140CC2" w:rsidRPr="00830BF7" w:rsidRDefault="00140CC2" w:rsidP="00A42C5F">
            <w:pPr>
              <w:jc w:val="center"/>
              <w:rPr>
                <w:rFonts w:ascii="Calibri" w:hAnsi="Calibri"/>
                <w:b/>
                <w:bCs/>
                <w:color w:val="000000"/>
                <w:sz w:val="22"/>
                <w:szCs w:val="22"/>
              </w:rPr>
            </w:pPr>
            <w:r w:rsidRPr="00830BF7">
              <w:rPr>
                <w:rFonts w:ascii="Calibri" w:hAnsi="Calibri"/>
                <w:b/>
                <w:bCs/>
                <w:color w:val="000000"/>
                <w:sz w:val="22"/>
                <w:szCs w:val="22"/>
              </w:rPr>
              <w:t>Index</w:t>
            </w:r>
          </w:p>
        </w:tc>
      </w:tr>
      <w:tr w:rsidR="00140CC2" w:rsidRPr="00830BF7" w:rsidTr="00A42C5F">
        <w:trPr>
          <w:trHeight w:val="315"/>
        </w:trPr>
        <w:tc>
          <w:tcPr>
            <w:tcW w:w="810" w:type="dxa"/>
            <w:tcBorders>
              <w:top w:val="nil"/>
              <w:left w:val="single" w:sz="8" w:space="0" w:color="auto"/>
              <w:bottom w:val="single" w:sz="8" w:space="0" w:color="auto"/>
              <w:right w:val="single" w:sz="4"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Bit 5</w:t>
            </w:r>
          </w:p>
        </w:tc>
        <w:tc>
          <w:tcPr>
            <w:tcW w:w="810" w:type="dxa"/>
            <w:tcBorders>
              <w:top w:val="nil"/>
              <w:left w:val="nil"/>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Bit 4</w:t>
            </w:r>
          </w:p>
        </w:tc>
        <w:tc>
          <w:tcPr>
            <w:tcW w:w="960" w:type="dxa"/>
            <w:tcBorders>
              <w:top w:val="nil"/>
              <w:left w:val="nil"/>
              <w:bottom w:val="single" w:sz="8" w:space="0" w:color="auto"/>
              <w:right w:val="single" w:sz="4"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Bit 3</w:t>
            </w:r>
          </w:p>
        </w:tc>
        <w:tc>
          <w:tcPr>
            <w:tcW w:w="960" w:type="dxa"/>
            <w:tcBorders>
              <w:top w:val="nil"/>
              <w:left w:val="nil"/>
              <w:bottom w:val="single" w:sz="8" w:space="0" w:color="auto"/>
              <w:right w:val="single" w:sz="4"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Bit 2</w:t>
            </w:r>
          </w:p>
        </w:tc>
        <w:tc>
          <w:tcPr>
            <w:tcW w:w="960" w:type="dxa"/>
            <w:tcBorders>
              <w:top w:val="nil"/>
              <w:left w:val="nil"/>
              <w:bottom w:val="single" w:sz="8" w:space="0" w:color="auto"/>
              <w:right w:val="single" w:sz="4"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Bit 1</w:t>
            </w:r>
          </w:p>
        </w:tc>
        <w:tc>
          <w:tcPr>
            <w:tcW w:w="960" w:type="dxa"/>
            <w:tcBorders>
              <w:top w:val="nil"/>
              <w:left w:val="nil"/>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b/>
                <w:bCs/>
                <w:color w:val="000000"/>
                <w:sz w:val="22"/>
                <w:szCs w:val="22"/>
              </w:rPr>
            </w:pPr>
            <w:r w:rsidRPr="00830BF7">
              <w:rPr>
                <w:rFonts w:ascii="Calibri" w:hAnsi="Calibri"/>
                <w:b/>
                <w:bCs/>
                <w:color w:val="000000"/>
                <w:sz w:val="22"/>
                <w:szCs w:val="22"/>
              </w:rPr>
              <w:t>Bit 0</w:t>
            </w:r>
          </w:p>
        </w:tc>
      </w:tr>
      <w:tr w:rsidR="00140CC2" w:rsidRPr="00830BF7" w:rsidTr="00A42C5F">
        <w:trPr>
          <w:trHeight w:val="300"/>
        </w:trPr>
        <w:tc>
          <w:tcPr>
            <w:tcW w:w="1620" w:type="dxa"/>
            <w:gridSpan w:val="2"/>
            <w:tcBorders>
              <w:top w:val="nil"/>
              <w:left w:val="single" w:sz="8" w:space="0" w:color="auto"/>
              <w:bottom w:val="nil"/>
              <w:right w:val="single" w:sz="8" w:space="0" w:color="000000"/>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00 - 8 Bit Reg</w:t>
            </w:r>
          </w:p>
        </w:tc>
        <w:tc>
          <w:tcPr>
            <w:tcW w:w="3840" w:type="dxa"/>
            <w:gridSpan w:val="4"/>
            <w:vMerge w:val="restart"/>
            <w:tcBorders>
              <w:top w:val="nil"/>
              <w:left w:val="single" w:sz="8" w:space="0" w:color="auto"/>
              <w:bottom w:val="nil"/>
              <w:right w:val="single" w:sz="8" w:space="0" w:color="000000"/>
            </w:tcBorders>
            <w:shd w:val="clear" w:color="auto" w:fill="auto"/>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Taken from the appropria</w:t>
            </w:r>
            <w:r>
              <w:rPr>
                <w:rFonts w:ascii="Calibri" w:hAnsi="Calibri"/>
                <w:color w:val="000000"/>
                <w:sz w:val="22"/>
                <w:szCs w:val="22"/>
              </w:rPr>
              <w:t>te length register  table “Index</w:t>
            </w:r>
            <w:r w:rsidRPr="00830BF7">
              <w:rPr>
                <w:rFonts w:ascii="Calibri" w:hAnsi="Calibri"/>
                <w:color w:val="000000"/>
                <w:sz w:val="22"/>
                <w:szCs w:val="22"/>
              </w:rPr>
              <w:t xml:space="preserve">” field above. </w:t>
            </w:r>
          </w:p>
        </w:tc>
      </w:tr>
      <w:tr w:rsidR="00140CC2" w:rsidRPr="00830BF7" w:rsidTr="00A42C5F">
        <w:trPr>
          <w:trHeight w:val="300"/>
        </w:trPr>
        <w:tc>
          <w:tcPr>
            <w:tcW w:w="1620" w:type="dxa"/>
            <w:gridSpan w:val="2"/>
            <w:tcBorders>
              <w:top w:val="nil"/>
              <w:left w:val="single" w:sz="8" w:space="0" w:color="auto"/>
              <w:bottom w:val="nil"/>
              <w:right w:val="single" w:sz="8" w:space="0" w:color="000000"/>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01 - 16 Bit Reg</w:t>
            </w:r>
          </w:p>
        </w:tc>
        <w:tc>
          <w:tcPr>
            <w:tcW w:w="3840" w:type="dxa"/>
            <w:gridSpan w:val="4"/>
            <w:vMerge/>
            <w:tcBorders>
              <w:top w:val="nil"/>
              <w:left w:val="single" w:sz="8" w:space="0" w:color="auto"/>
              <w:bottom w:val="nil"/>
              <w:right w:val="single" w:sz="8" w:space="0" w:color="000000"/>
            </w:tcBorders>
            <w:vAlign w:val="center"/>
            <w:hideMark/>
          </w:tcPr>
          <w:p w:rsidR="00140CC2" w:rsidRPr="00830BF7" w:rsidRDefault="00140CC2" w:rsidP="00A42C5F">
            <w:pPr>
              <w:rPr>
                <w:rFonts w:ascii="Calibri" w:hAnsi="Calibri"/>
                <w:color w:val="000000"/>
                <w:sz w:val="22"/>
                <w:szCs w:val="22"/>
              </w:rPr>
            </w:pPr>
          </w:p>
        </w:tc>
      </w:tr>
      <w:tr w:rsidR="00140CC2" w:rsidRPr="00830BF7" w:rsidTr="00A42C5F">
        <w:trPr>
          <w:trHeight w:val="315"/>
        </w:trPr>
        <w:tc>
          <w:tcPr>
            <w:tcW w:w="1620" w:type="dxa"/>
            <w:gridSpan w:val="2"/>
            <w:tcBorders>
              <w:top w:val="nil"/>
              <w:left w:val="single" w:sz="8" w:space="0" w:color="auto"/>
              <w:bottom w:val="single" w:sz="8" w:space="0" w:color="auto"/>
              <w:right w:val="single" w:sz="8" w:space="0" w:color="000000"/>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10 - 32 Bit Reg</w:t>
            </w:r>
          </w:p>
        </w:tc>
        <w:tc>
          <w:tcPr>
            <w:tcW w:w="960" w:type="dxa"/>
            <w:tcBorders>
              <w:top w:val="nil"/>
              <w:left w:val="nil"/>
              <w:bottom w:val="single" w:sz="8" w:space="0" w:color="auto"/>
              <w:right w:val="nil"/>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rsidR="00140CC2" w:rsidRPr="00830BF7" w:rsidRDefault="00140CC2" w:rsidP="00A42C5F">
            <w:pPr>
              <w:rPr>
                <w:rFonts w:ascii="Calibri" w:hAnsi="Calibri"/>
                <w:color w:val="000000"/>
                <w:sz w:val="22"/>
                <w:szCs w:val="22"/>
              </w:rPr>
            </w:pPr>
            <w:r w:rsidRPr="00830BF7">
              <w:rPr>
                <w:rFonts w:ascii="Calibri" w:hAnsi="Calibri"/>
                <w:color w:val="000000"/>
                <w:sz w:val="22"/>
                <w:szCs w:val="22"/>
              </w:rPr>
              <w:t> </w:t>
            </w:r>
          </w:p>
        </w:tc>
      </w:tr>
    </w:tbl>
    <w:p w:rsidR="00140CC2" w:rsidRDefault="00140CC2" w:rsidP="00140CC2">
      <w:pPr>
        <w:rPr>
          <w:rFonts w:asciiTheme="minorHAnsi" w:hAnsiTheme="minorHAnsi"/>
          <w:szCs w:val="20"/>
        </w:rPr>
      </w:pPr>
    </w:p>
    <w:p w:rsidR="00140CC2" w:rsidRPr="001A7D9A" w:rsidRDefault="00140CC2" w:rsidP="00140CC2">
      <w:pPr>
        <w:rPr>
          <w:rFonts w:asciiTheme="minorHAnsi" w:hAnsiTheme="minorHAnsi"/>
          <w:sz w:val="22"/>
          <w:szCs w:val="22"/>
        </w:rPr>
      </w:pPr>
      <w:r w:rsidRPr="001A7D9A">
        <w:rPr>
          <w:rFonts w:asciiTheme="minorHAnsi" w:hAnsiTheme="minorHAnsi"/>
          <w:sz w:val="22"/>
          <w:szCs w:val="22"/>
        </w:rPr>
        <w:t xml:space="preserve">All other bits of the second parameter are zero.  The only exception to this encoding is when an error is found flagged in register </w:t>
      </w:r>
      <w:r w:rsidRPr="001A7D9A">
        <w:rPr>
          <w:rFonts w:asciiTheme="minorHAnsi" w:hAnsiTheme="minorHAnsi" w:cs="Arial"/>
          <w:color w:val="263238"/>
          <w:sz w:val="22"/>
          <w:szCs w:val="22"/>
        </w:rPr>
        <w:t>PBGERRSLV3ASTAT before testing has begun.  In this case, the second parameter is set to all ones.</w:t>
      </w:r>
    </w:p>
    <w:p w:rsidR="00140CC2" w:rsidRDefault="00140CC2" w:rsidP="00140CC2">
      <w:pPr>
        <w:rPr>
          <w:rFonts w:asciiTheme="minorHAnsi" w:hAnsiTheme="minorHAnsi"/>
          <w:szCs w:val="20"/>
        </w:rPr>
      </w:pPr>
    </w:p>
    <w:p w:rsidR="00140CC2" w:rsidRDefault="00140CC2" w:rsidP="00140CC2">
      <w:pPr>
        <w:rPr>
          <w:rFonts w:asciiTheme="minorHAnsi" w:hAnsiTheme="minorHAnsi"/>
          <w:sz w:val="22"/>
          <w:szCs w:val="22"/>
        </w:rPr>
      </w:pPr>
      <w:r w:rsidRPr="0037373A">
        <w:rPr>
          <w:rFonts w:asciiTheme="minorHAnsi" w:hAnsiTheme="minorHAnsi"/>
          <w:sz w:val="22"/>
          <w:szCs w:val="22"/>
        </w:rPr>
        <w:t>NOTE:  Renesas has not documented that the SEGFLAG bits function is upstream of SEGCONT</w:t>
      </w:r>
      <w:r>
        <w:rPr>
          <w:rFonts w:asciiTheme="minorHAnsi" w:hAnsiTheme="minorHAnsi"/>
          <w:sz w:val="22"/>
          <w:szCs w:val="22"/>
        </w:rPr>
        <w:t>.  That is,</w:t>
      </w:r>
      <w:r w:rsidRPr="0037373A">
        <w:rPr>
          <w:rFonts w:asciiTheme="minorHAnsi" w:hAnsiTheme="minorHAnsi"/>
          <w:sz w:val="22"/>
          <w:szCs w:val="22"/>
        </w:rPr>
        <w:t xml:space="preserve"> in this case the SEGFLAG.VCIF</w:t>
      </w:r>
      <w:r>
        <w:rPr>
          <w:rFonts w:asciiTheme="minorHAnsi" w:hAnsiTheme="minorHAnsi"/>
          <w:sz w:val="22"/>
          <w:szCs w:val="22"/>
        </w:rPr>
        <w:t xml:space="preserve"> and VCPF</w:t>
      </w:r>
      <w:r w:rsidRPr="0037373A">
        <w:rPr>
          <w:rFonts w:asciiTheme="minorHAnsi" w:hAnsiTheme="minorHAnsi"/>
          <w:sz w:val="22"/>
          <w:szCs w:val="22"/>
        </w:rPr>
        <w:t xml:space="preserve"> will be set by this test’s generation of PBG3A violations</w:t>
      </w:r>
      <w:r>
        <w:rPr>
          <w:rFonts w:asciiTheme="minorHAnsi" w:hAnsiTheme="minorHAnsi"/>
          <w:sz w:val="22"/>
          <w:szCs w:val="22"/>
        </w:rPr>
        <w:t xml:space="preserve"> even though the SEGCONT.VCIE and VCPE, having been set to zero, prevent the signal from causing any SYSERR reset</w:t>
      </w:r>
      <w:r w:rsidRPr="0037373A">
        <w:rPr>
          <w:rFonts w:asciiTheme="minorHAnsi" w:hAnsiTheme="minorHAnsi"/>
          <w:sz w:val="22"/>
          <w:szCs w:val="22"/>
        </w:rPr>
        <w:t>.</w:t>
      </w:r>
      <w:r>
        <w:rPr>
          <w:rFonts w:asciiTheme="minorHAnsi" w:hAnsiTheme="minorHAnsi"/>
          <w:sz w:val="22"/>
          <w:szCs w:val="22"/>
        </w:rPr>
        <w:t xml:space="preserve">  This is addressed in the design by clearing </w:t>
      </w:r>
      <w:r w:rsidRPr="0037373A">
        <w:rPr>
          <w:rFonts w:asciiTheme="minorHAnsi" w:hAnsiTheme="minorHAnsi"/>
          <w:sz w:val="22"/>
          <w:szCs w:val="22"/>
        </w:rPr>
        <w:t>SEGFLAG.VCIF</w:t>
      </w:r>
      <w:r>
        <w:rPr>
          <w:rFonts w:asciiTheme="minorHAnsi" w:hAnsiTheme="minorHAnsi"/>
          <w:sz w:val="22"/>
          <w:szCs w:val="22"/>
        </w:rPr>
        <w:t xml:space="preserve"> and VCPF</w:t>
      </w:r>
      <w:r w:rsidRPr="0037373A">
        <w:rPr>
          <w:rFonts w:asciiTheme="minorHAnsi" w:hAnsiTheme="minorHAnsi"/>
          <w:sz w:val="22"/>
          <w:szCs w:val="22"/>
        </w:rPr>
        <w:t xml:space="preserve"> </w:t>
      </w:r>
      <w:r>
        <w:rPr>
          <w:rFonts w:asciiTheme="minorHAnsi" w:hAnsiTheme="minorHAnsi"/>
          <w:sz w:val="22"/>
          <w:szCs w:val="22"/>
        </w:rPr>
        <w:t>before setting SEGCONT.VCIE and VCPE after all test loops have completed.</w:t>
      </w:r>
    </w:p>
    <w:p w:rsidR="00140CC2" w:rsidRDefault="00140CC2" w:rsidP="00140CC2">
      <w:pPr>
        <w:rPr>
          <w:rFonts w:asciiTheme="minorHAnsi" w:hAnsiTheme="minorHAnsi"/>
          <w:color w:val="00B050"/>
          <w:sz w:val="22"/>
          <w:szCs w:val="22"/>
        </w:rPr>
      </w:pPr>
    </w:p>
    <w:p w:rsidR="00140CC2" w:rsidRDefault="00140CC2" w:rsidP="00140CC2">
      <w:pPr>
        <w:rPr>
          <w:rFonts w:asciiTheme="minorHAnsi" w:hAnsiTheme="minorHAnsi"/>
          <w:sz w:val="22"/>
          <w:szCs w:val="22"/>
        </w:rPr>
      </w:pPr>
      <w:r w:rsidRPr="006223C9">
        <w:rPr>
          <w:rFonts w:asciiTheme="minorHAnsi" w:hAnsiTheme="minorHAnsi"/>
          <w:sz w:val="22"/>
          <w:szCs w:val="22"/>
        </w:rPr>
        <w:t>ANOTHER NOTE:</w:t>
      </w:r>
      <w:r>
        <w:rPr>
          <w:rFonts w:asciiTheme="minorHAnsi" w:hAnsiTheme="minorHAnsi"/>
          <w:sz w:val="22"/>
          <w:szCs w:val="22"/>
        </w:rPr>
        <w:t xml:space="preserve">  The pseudocode below includes a commented off post-test check for most of the syserr generating exceptions that had to be blocked during the test.  Once unit testing has confirmed that these are not being tripped it is thought that the check is not of value in the production executable code.  There are some Syserr generating exceptions that had to be blocked during the test which can not be captured in any way.  For a reference on the errors which may escape – see the function of the VCIE bit in the SEGCONT register.</w:t>
      </w:r>
    </w:p>
    <w:p w:rsidR="00140CC2" w:rsidRDefault="00140CC2" w:rsidP="00140CC2">
      <w:pPr>
        <w:rPr>
          <w:rFonts w:asciiTheme="minorHAnsi" w:hAnsiTheme="minorHAnsi"/>
          <w:sz w:val="22"/>
          <w:szCs w:val="22"/>
        </w:rPr>
      </w:pPr>
    </w:p>
    <w:p w:rsidR="00140CC2" w:rsidRPr="006223C9" w:rsidRDefault="00140CC2" w:rsidP="00140CC2">
      <w:pPr>
        <w:rPr>
          <w:rFonts w:asciiTheme="minorHAnsi" w:hAnsiTheme="minorHAnsi"/>
          <w:sz w:val="22"/>
          <w:szCs w:val="22"/>
        </w:rPr>
      </w:pPr>
      <w:r>
        <w:rPr>
          <w:rFonts w:asciiTheme="minorHAnsi" w:hAnsiTheme="minorHAnsi"/>
          <w:sz w:val="22"/>
          <w:szCs w:val="22"/>
        </w:rPr>
        <w:t xml:space="preserve">THIRD NOTE: This code writes to and reads from SEG registers SEGCONT and SEGFLAG.  These are protected by IPG (guard) bits.  The current IPG settings elsewhere in this FDD allow reading but cause writing to be a guard violation.  To avoid this, this test must run before the guard is initialized by </w:t>
      </w:r>
      <w:r>
        <w:t>GuardCfgAndDiagcInit.  This ordering is controlled elsewhere.</w:t>
      </w:r>
      <w:r>
        <w:rPr>
          <w:rFonts w:asciiTheme="minorHAnsi" w:hAnsiTheme="minorHAnsi"/>
          <w:sz w:val="22"/>
          <w:szCs w:val="22"/>
        </w:rPr>
        <w:t xml:space="preserve">  </w:t>
      </w:r>
    </w:p>
    <w:p w:rsidR="00140CC2" w:rsidRDefault="00140CC2" w:rsidP="00140CC2">
      <w:pPr>
        <w:pStyle w:val="Heading4"/>
        <w:numPr>
          <w:ilvl w:val="3"/>
          <w:numId w:val="1"/>
        </w:numPr>
        <w:rPr>
          <w:rFonts w:asciiTheme="minorHAnsi" w:hAnsiTheme="minorHAnsi"/>
          <w:color w:val="000000"/>
        </w:rPr>
      </w:pPr>
      <w:r>
        <w:rPr>
          <w:rFonts w:asciiTheme="minorHAnsi" w:hAnsiTheme="minorHAnsi"/>
          <w:color w:val="000000"/>
        </w:rPr>
        <w:t>Initialization</w:t>
      </w:r>
    </w:p>
    <w:p w:rsidR="00140CC2" w:rsidRPr="00CC343F" w:rsidRDefault="00140CC2" w:rsidP="00140CC2">
      <w:pPr>
        <w:rPr>
          <w:rFonts w:asciiTheme="minorHAnsi" w:hAnsiTheme="minorHAnsi" w:cs="Arial"/>
          <w:color w:val="222222"/>
          <w:szCs w:val="20"/>
          <w:shd w:val="clear" w:color="auto" w:fill="FFFFFF"/>
        </w:rPr>
      </w:pPr>
      <w:r w:rsidRPr="00CC343F">
        <w:rPr>
          <w:rFonts w:asciiTheme="minorHAnsi" w:hAnsiTheme="minorHAnsi"/>
          <w:szCs w:val="20"/>
        </w:rPr>
        <w:t xml:space="preserve">extrn </w:t>
      </w:r>
      <w:r w:rsidRPr="00CC343F">
        <w:rPr>
          <w:rFonts w:asciiTheme="minorHAnsi" w:hAnsiTheme="minorHAnsi" w:cs="Arial"/>
          <w:color w:val="222222"/>
          <w:szCs w:val="20"/>
          <w:shd w:val="clear" w:color="auto" w:fill="FFFFFF"/>
        </w:rPr>
        <w:t>void ChkForStrtUpTest (Boolean</w:t>
      </w:r>
      <w:r>
        <w:rPr>
          <w:rFonts w:asciiTheme="minorHAnsi" w:hAnsiTheme="minorHAnsi" w:cs="Arial"/>
          <w:color w:val="222222"/>
          <w:szCs w:val="20"/>
          <w:shd w:val="clear" w:color="auto" w:fill="FFFFFF"/>
        </w:rPr>
        <w:t>*</w:t>
      </w:r>
      <w:r w:rsidRPr="00CC343F">
        <w:rPr>
          <w:rFonts w:asciiTheme="minorHAnsi" w:hAnsiTheme="minorHAnsi" w:cs="Arial"/>
          <w:color w:val="222222"/>
          <w:szCs w:val="20"/>
          <w:shd w:val="clear" w:color="auto" w:fill="FFFFFF"/>
        </w:rPr>
        <w:t xml:space="preserve"> ExecStrtUpTest);</w:t>
      </w:r>
    </w:p>
    <w:p w:rsidR="00140CC2" w:rsidRPr="00E97087" w:rsidRDefault="00140CC2" w:rsidP="00140CC2">
      <w:pPr>
        <w:rPr>
          <w:rFonts w:asciiTheme="minorHAnsi" w:hAnsiTheme="minorHAnsi"/>
          <w:szCs w:val="20"/>
        </w:rPr>
      </w:pPr>
    </w:p>
    <w:p w:rsidR="00140CC2" w:rsidRDefault="00140CC2" w:rsidP="00140CC2">
      <w:pPr>
        <w:rPr>
          <w:rFonts w:asciiTheme="minorHAnsi" w:hAnsiTheme="minorHAnsi"/>
          <w:color w:val="00B050"/>
          <w:szCs w:val="20"/>
        </w:rPr>
      </w:pPr>
      <w:r w:rsidRPr="00E97087">
        <w:rPr>
          <w:rFonts w:asciiTheme="minorHAnsi" w:hAnsiTheme="minorHAnsi"/>
          <w:color w:val="00B050"/>
          <w:szCs w:val="20"/>
        </w:rPr>
        <w:t>//configure, read back and set error code if it doesn’t verify</w:t>
      </w:r>
    </w:p>
    <w:p w:rsidR="00140CC2" w:rsidRPr="00E97087" w:rsidRDefault="00140CC2" w:rsidP="00140CC2">
      <w:pPr>
        <w:rPr>
          <w:rFonts w:asciiTheme="minorHAnsi" w:hAnsiTheme="minorHAnsi"/>
          <w:color w:val="00B050"/>
          <w:szCs w:val="20"/>
        </w:rPr>
      </w:pPr>
      <w:r>
        <w:rPr>
          <w:rFonts w:asciiTheme="minorHAnsi" w:hAnsiTheme="minorHAnsi"/>
          <w:color w:val="00B050"/>
          <w:szCs w:val="20"/>
        </w:rPr>
        <w:t>//”Configure Nth Filter” in the SAN Flowchart</w:t>
      </w:r>
    </w:p>
    <w:p w:rsidR="00140CC2" w:rsidRPr="00E97087" w:rsidRDefault="00140CC2" w:rsidP="00140CC2">
      <w:pPr>
        <w:rPr>
          <w:rFonts w:asciiTheme="minorHAnsi" w:hAnsiTheme="minorHAnsi"/>
          <w:szCs w:val="20"/>
        </w:rPr>
      </w:pPr>
      <w:r w:rsidRPr="00E97087">
        <w:rPr>
          <w:rFonts w:asciiTheme="minorHAnsi" w:hAnsiTheme="minorHAnsi"/>
          <w:szCs w:val="20"/>
        </w:rPr>
        <w:t xml:space="preserve">static </w:t>
      </w:r>
      <w:r>
        <w:rPr>
          <w:rFonts w:asciiTheme="minorHAnsi" w:hAnsiTheme="minorHAnsi"/>
          <w:szCs w:val="20"/>
        </w:rPr>
        <w:t>void</w:t>
      </w:r>
      <w:r w:rsidRPr="007065A2">
        <w:rPr>
          <w:rFonts w:asciiTheme="minorHAnsi" w:hAnsiTheme="minorHAnsi"/>
          <w:szCs w:val="20"/>
        </w:rPr>
        <w:t xml:space="preserve"> </w:t>
      </w:r>
      <w:r w:rsidRPr="00E97087">
        <w:rPr>
          <w:rFonts w:asciiTheme="minorHAnsi" w:hAnsiTheme="minorHAnsi"/>
          <w:szCs w:val="20"/>
        </w:rPr>
        <w:t>ConfigureFilterN(</w:t>
      </w:r>
      <w:r>
        <w:rPr>
          <w:rFonts w:asciiTheme="minorHAnsi" w:hAnsiTheme="minorHAnsi"/>
          <w:szCs w:val="20"/>
        </w:rPr>
        <w:t xml:space="preserve"> uint</w:t>
      </w:r>
      <w:r w:rsidRPr="00E97087">
        <w:rPr>
          <w:rFonts w:asciiTheme="minorHAnsi" w:hAnsiTheme="minorHAnsi"/>
          <w:szCs w:val="20"/>
        </w:rPr>
        <w:t xml:space="preserve">32_t* volatile </w:t>
      </w:r>
      <w:r>
        <w:rPr>
          <w:rFonts w:asciiTheme="minorHAnsi" w:hAnsiTheme="minorHAnsi"/>
          <w:szCs w:val="20"/>
        </w:rPr>
        <w:t>PbgP</w:t>
      </w:r>
      <w:r w:rsidRPr="00E97087">
        <w:rPr>
          <w:rFonts w:asciiTheme="minorHAnsi" w:hAnsiTheme="minorHAnsi"/>
          <w:szCs w:val="20"/>
        </w:rPr>
        <w:t xml:space="preserve">rotReg, </w:t>
      </w:r>
      <w:r>
        <w:rPr>
          <w:rFonts w:asciiTheme="minorHAnsi" w:hAnsiTheme="minorHAnsi"/>
          <w:szCs w:val="20"/>
        </w:rPr>
        <w:t xml:space="preserve">uint32 </w:t>
      </w:r>
      <w:r w:rsidRPr="00E97087">
        <w:rPr>
          <w:rFonts w:asciiTheme="minorHAnsi" w:hAnsiTheme="minorHAnsi"/>
          <w:szCs w:val="20"/>
        </w:rPr>
        <w:t>value</w:t>
      </w:r>
      <w:r>
        <w:rPr>
          <w:rFonts w:asciiTheme="minorHAnsi" w:hAnsiTheme="minorHAnsi"/>
          <w:szCs w:val="20"/>
        </w:rPr>
        <w:t xml:space="preserve">, uint32* </w:t>
      </w:r>
      <w:r w:rsidRPr="00F53E0C">
        <w:rPr>
          <w:rFonts w:asciiTheme="minorHAnsi" w:hAnsiTheme="minorHAnsi"/>
          <w:szCs w:val="20"/>
        </w:rPr>
        <w:t>TestFailSts</w:t>
      </w:r>
      <w:r>
        <w:rPr>
          <w:rFonts w:asciiTheme="minorHAnsi" w:hAnsiTheme="minorHAnsi"/>
          <w:szCs w:val="20"/>
        </w:rPr>
        <w:t>Ptr)</w:t>
      </w:r>
    </w:p>
    <w:p w:rsidR="00140CC2" w:rsidRPr="00E97087" w:rsidRDefault="00140CC2" w:rsidP="00140CC2">
      <w:pPr>
        <w:rPr>
          <w:rFonts w:asciiTheme="minorHAnsi" w:hAnsiTheme="minorHAnsi"/>
          <w:szCs w:val="20"/>
        </w:rPr>
      </w:pPr>
      <w:r w:rsidRPr="00E97087">
        <w:rPr>
          <w:rFonts w:asciiTheme="minorHAnsi" w:hAnsiTheme="minorHAnsi"/>
          <w:szCs w:val="20"/>
        </w:rPr>
        <w:t>{</w:t>
      </w:r>
    </w:p>
    <w:p w:rsidR="00140CC2" w:rsidRPr="00E97087" w:rsidRDefault="00140CC2" w:rsidP="00140CC2">
      <w:pPr>
        <w:rPr>
          <w:rFonts w:asciiTheme="minorHAnsi" w:hAnsiTheme="minorHAnsi"/>
          <w:szCs w:val="20"/>
        </w:rPr>
      </w:pPr>
      <w:r w:rsidRPr="00E97087">
        <w:rPr>
          <w:rFonts w:asciiTheme="minorHAnsi" w:hAnsiTheme="minorHAnsi"/>
          <w:szCs w:val="20"/>
        </w:rPr>
        <w:lastRenderedPageBreak/>
        <w:t xml:space="preserve">   *</w:t>
      </w:r>
      <w:r w:rsidRPr="00DE5C84">
        <w:rPr>
          <w:rFonts w:asciiTheme="minorHAnsi" w:hAnsiTheme="minorHAnsi"/>
          <w:szCs w:val="20"/>
        </w:rPr>
        <w:t xml:space="preserve"> </w:t>
      </w:r>
      <w:r>
        <w:rPr>
          <w:rFonts w:asciiTheme="minorHAnsi" w:hAnsiTheme="minorHAnsi"/>
          <w:szCs w:val="20"/>
        </w:rPr>
        <w:t>PbgP</w:t>
      </w:r>
      <w:r w:rsidRPr="00E97087">
        <w:rPr>
          <w:rFonts w:asciiTheme="minorHAnsi" w:hAnsiTheme="minorHAnsi"/>
          <w:szCs w:val="20"/>
        </w:rPr>
        <w:t xml:space="preserve">rotReg = value;   </w:t>
      </w:r>
      <w:r w:rsidRPr="00E97087">
        <w:rPr>
          <w:rFonts w:asciiTheme="minorHAnsi" w:hAnsiTheme="minorHAnsi"/>
          <w:color w:val="00B050"/>
          <w:szCs w:val="20"/>
        </w:rPr>
        <w:t xml:space="preserve">//write to </w:t>
      </w:r>
      <w:r>
        <w:rPr>
          <w:rFonts w:asciiTheme="minorHAnsi" w:hAnsiTheme="minorHAnsi"/>
          <w:color w:val="00B050"/>
          <w:szCs w:val="20"/>
        </w:rPr>
        <w:t xml:space="preserve">PbgProt </w:t>
      </w:r>
      <w:r w:rsidRPr="00E97087">
        <w:rPr>
          <w:rFonts w:asciiTheme="minorHAnsi" w:hAnsiTheme="minorHAnsi"/>
          <w:color w:val="00B050"/>
          <w:szCs w:val="20"/>
        </w:rPr>
        <w:t>register</w:t>
      </w:r>
      <w:r w:rsidRPr="00E97087">
        <w:rPr>
          <w:rFonts w:asciiTheme="minorHAnsi" w:hAnsiTheme="minorHAnsi"/>
          <w:szCs w:val="20"/>
        </w:rPr>
        <w:t xml:space="preserve"> </w:t>
      </w:r>
    </w:p>
    <w:p w:rsidR="00140CC2" w:rsidRPr="00E97087" w:rsidRDefault="00140CC2" w:rsidP="00140CC2">
      <w:pPr>
        <w:rPr>
          <w:rFonts w:asciiTheme="minorHAnsi" w:hAnsiTheme="minorHAnsi"/>
          <w:szCs w:val="20"/>
        </w:rPr>
      </w:pPr>
    </w:p>
    <w:p w:rsidR="00140CC2" w:rsidRDefault="00140CC2" w:rsidP="00140CC2">
      <w:pPr>
        <w:rPr>
          <w:rFonts w:asciiTheme="minorHAnsi" w:hAnsiTheme="minorHAnsi"/>
          <w:szCs w:val="20"/>
        </w:rPr>
      </w:pPr>
      <w:r w:rsidRPr="00E97087">
        <w:rPr>
          <w:rFonts w:asciiTheme="minorHAnsi" w:hAnsiTheme="minorHAnsi"/>
          <w:szCs w:val="20"/>
        </w:rPr>
        <w:t xml:space="preserve">   if (value !=  *</w:t>
      </w:r>
      <w:r w:rsidRPr="00DE5C84">
        <w:rPr>
          <w:rFonts w:asciiTheme="minorHAnsi" w:hAnsiTheme="minorHAnsi"/>
          <w:szCs w:val="20"/>
        </w:rPr>
        <w:t xml:space="preserve"> </w:t>
      </w:r>
      <w:r>
        <w:rPr>
          <w:rFonts w:asciiTheme="minorHAnsi" w:hAnsiTheme="minorHAnsi"/>
          <w:szCs w:val="20"/>
        </w:rPr>
        <w:t>PbgP</w:t>
      </w:r>
      <w:r w:rsidRPr="00E97087">
        <w:rPr>
          <w:rFonts w:asciiTheme="minorHAnsi" w:hAnsiTheme="minorHAnsi"/>
          <w:szCs w:val="20"/>
        </w:rPr>
        <w:t>rotReg)</w:t>
      </w:r>
    </w:p>
    <w:p w:rsidR="00140CC2" w:rsidRPr="00FA6321" w:rsidRDefault="00140CC2" w:rsidP="00140CC2">
      <w:pPr>
        <w:rPr>
          <w:rFonts w:asciiTheme="minorHAnsi" w:hAnsiTheme="minorHAnsi"/>
          <w:szCs w:val="20"/>
        </w:rPr>
      </w:pPr>
      <w:r>
        <w:rPr>
          <w:rFonts w:asciiTheme="minorHAnsi" w:hAnsiTheme="minorHAnsi"/>
          <w:szCs w:val="20"/>
        </w:rPr>
        <w:t xml:space="preserve">  </w:t>
      </w:r>
      <w:r>
        <w:rPr>
          <w:rFonts w:asciiTheme="minorHAnsi" w:hAnsiTheme="minorHAnsi"/>
          <w:color w:val="00B050"/>
          <w:szCs w:val="20"/>
        </w:rPr>
        <w:t xml:space="preserve">       </w:t>
      </w:r>
      <w:r>
        <w:rPr>
          <w:rStyle w:val="lwfe2d"/>
          <w:rFonts w:asciiTheme="minorHAnsi" w:hAnsiTheme="minorHAnsi" w:cs="Arial"/>
          <w:szCs w:val="20"/>
        </w:rPr>
        <w:t>*</w:t>
      </w:r>
      <w:r w:rsidRPr="00F53E0C">
        <w:rPr>
          <w:rFonts w:asciiTheme="minorHAnsi" w:hAnsiTheme="minorHAnsi"/>
          <w:szCs w:val="20"/>
        </w:rPr>
        <w:t>TestFailSts</w:t>
      </w:r>
      <w:r>
        <w:rPr>
          <w:rFonts w:asciiTheme="minorHAnsi" w:hAnsiTheme="minorHAnsi"/>
          <w:szCs w:val="20"/>
        </w:rPr>
        <w:t>Ptr |=</w:t>
      </w:r>
      <w:r>
        <w:rPr>
          <w:rFonts w:asciiTheme="minorHAnsi" w:hAnsiTheme="minorHAnsi" w:cs="Arial"/>
          <w:iCs/>
          <w:color w:val="263238"/>
          <w:szCs w:val="20"/>
        </w:rPr>
        <w:t xml:space="preserve"> </w:t>
      </w:r>
      <w:r w:rsidRPr="00FC0B2E">
        <w:rPr>
          <w:rFonts w:asciiTheme="minorHAnsi" w:hAnsiTheme="minorHAnsi" w:cs="Arial"/>
          <w:iCs/>
          <w:color w:val="263238"/>
          <w:szCs w:val="20"/>
        </w:rPr>
        <w:t xml:space="preserve"> </w:t>
      </w:r>
      <w:r>
        <w:rPr>
          <w:rFonts w:asciiTheme="minorHAnsi" w:hAnsiTheme="minorHAnsi" w:cs="Arial"/>
          <w:iCs/>
          <w:color w:val="263238"/>
          <w:szCs w:val="20"/>
        </w:rPr>
        <w:t>(</w:t>
      </w:r>
      <w:r>
        <w:rPr>
          <w:rFonts w:asciiTheme="minorHAnsi" w:hAnsiTheme="minorHAnsi"/>
          <w:szCs w:val="20"/>
        </w:rPr>
        <w:t>uint32</w:t>
      </w:r>
      <w:r>
        <w:rPr>
          <w:rFonts w:asciiTheme="minorHAnsi" w:hAnsiTheme="minorHAnsi" w:cs="Arial"/>
          <w:iCs/>
          <w:color w:val="263238"/>
          <w:szCs w:val="20"/>
        </w:rPr>
        <w:t>)(</w:t>
      </w:r>
      <w:r>
        <w:rPr>
          <w:rFonts w:asciiTheme="minorHAnsi" w:hAnsiTheme="minorHAnsi"/>
          <w:szCs w:val="20"/>
        </w:rPr>
        <w:t>1&lt;&lt;8</w:t>
      </w:r>
      <w:r w:rsidRPr="00FC0B2E">
        <w:rPr>
          <w:rFonts w:asciiTheme="minorHAnsi" w:hAnsiTheme="minorHAnsi" w:cs="Arial"/>
          <w:color w:val="263238"/>
          <w:szCs w:val="20"/>
        </w:rPr>
        <w:t xml:space="preserve">); </w:t>
      </w:r>
      <w:r w:rsidRPr="00FC0B2E">
        <w:rPr>
          <w:rFonts w:asciiTheme="minorHAnsi" w:hAnsiTheme="minorHAnsi" w:cs="Courier New"/>
          <w:color w:val="00B050"/>
          <w:szCs w:val="20"/>
        </w:rPr>
        <w:t xml:space="preserve">//pass an error code </w:t>
      </w:r>
      <w:r>
        <w:rPr>
          <w:rFonts w:asciiTheme="minorHAnsi" w:hAnsiTheme="minorHAnsi" w:cs="Courier New"/>
          <w:color w:val="00B050"/>
          <w:szCs w:val="20"/>
        </w:rPr>
        <w:t xml:space="preserve"> - configuration</w:t>
      </w:r>
    </w:p>
    <w:p w:rsidR="00140CC2" w:rsidRDefault="00140CC2" w:rsidP="00140CC2">
      <w:pPr>
        <w:rPr>
          <w:rFonts w:asciiTheme="minorHAnsi" w:hAnsiTheme="minorHAnsi"/>
          <w:szCs w:val="20"/>
        </w:rPr>
      </w:pPr>
      <w:r w:rsidRPr="00E97087">
        <w:rPr>
          <w:rFonts w:asciiTheme="minorHAnsi" w:hAnsiTheme="minorHAnsi"/>
          <w:szCs w:val="20"/>
        </w:rPr>
        <w:t>}</w:t>
      </w:r>
    </w:p>
    <w:p w:rsidR="00140CC2" w:rsidRDefault="00140CC2" w:rsidP="00140CC2">
      <w:pPr>
        <w:rPr>
          <w:rFonts w:asciiTheme="minorHAnsi" w:hAnsiTheme="minorHAnsi"/>
          <w:szCs w:val="20"/>
        </w:rPr>
      </w:pPr>
    </w:p>
    <w:p w:rsidR="00140CC2" w:rsidRPr="00E97087" w:rsidRDefault="00140CC2" w:rsidP="00140CC2">
      <w:pPr>
        <w:rPr>
          <w:rFonts w:asciiTheme="minorHAnsi" w:hAnsiTheme="minorHAnsi"/>
          <w:szCs w:val="20"/>
        </w:rPr>
      </w:pPr>
    </w:p>
    <w:p w:rsidR="00140CC2" w:rsidRPr="00FA09A5" w:rsidRDefault="00140CC2" w:rsidP="00140CC2">
      <w:pPr>
        <w:rPr>
          <w:rFonts w:asciiTheme="minorHAnsi" w:hAnsiTheme="minorHAnsi"/>
          <w:color w:val="00B050"/>
          <w:szCs w:val="20"/>
        </w:rPr>
      </w:pPr>
      <w:r w:rsidRPr="00E97087">
        <w:rPr>
          <w:rFonts w:asciiTheme="minorHAnsi" w:hAnsiTheme="minorHAnsi"/>
          <w:color w:val="00B050"/>
          <w:szCs w:val="20"/>
        </w:rPr>
        <w:t>//</w:t>
      </w:r>
      <w:r>
        <w:rPr>
          <w:rFonts w:asciiTheme="minorHAnsi" w:hAnsiTheme="minorHAnsi"/>
          <w:color w:val="00B050"/>
          <w:szCs w:val="20"/>
        </w:rPr>
        <w:t>check that the error showed up, clear/verify the error,</w:t>
      </w:r>
      <w:r w:rsidRPr="00E97087">
        <w:rPr>
          <w:rFonts w:asciiTheme="minorHAnsi" w:hAnsiTheme="minorHAnsi"/>
          <w:color w:val="00B050"/>
          <w:szCs w:val="20"/>
        </w:rPr>
        <w:t xml:space="preserve"> and set error code </w:t>
      </w:r>
      <w:r>
        <w:rPr>
          <w:rFonts w:asciiTheme="minorHAnsi" w:hAnsiTheme="minorHAnsi"/>
          <w:color w:val="00B050"/>
          <w:szCs w:val="20"/>
        </w:rPr>
        <w:t>if needed</w:t>
      </w:r>
    </w:p>
    <w:p w:rsidR="00140CC2" w:rsidRPr="00421B18" w:rsidRDefault="00140CC2" w:rsidP="00140CC2">
      <w:pPr>
        <w:rPr>
          <w:rFonts w:asciiTheme="minorHAnsi" w:hAnsiTheme="minorHAnsi"/>
          <w:szCs w:val="20"/>
        </w:rPr>
      </w:pPr>
      <w:r w:rsidRPr="00421B18">
        <w:rPr>
          <w:rFonts w:asciiTheme="minorHAnsi" w:hAnsiTheme="minorHAnsi"/>
          <w:szCs w:val="20"/>
        </w:rPr>
        <w:t xml:space="preserve">static void </w:t>
      </w:r>
      <w:r w:rsidRPr="00421B18">
        <w:rPr>
          <w:rFonts w:asciiTheme="minorHAnsi" w:hAnsiTheme="minorHAnsi" w:cs="Courier New"/>
          <w:szCs w:val="20"/>
        </w:rPr>
        <w:t>ChkForPBGErr</w:t>
      </w:r>
      <w:r w:rsidRPr="00421B18">
        <w:rPr>
          <w:rFonts w:asciiTheme="minorHAnsi" w:hAnsiTheme="minorHAnsi"/>
          <w:szCs w:val="20"/>
        </w:rPr>
        <w:t>(Uint32 PbgProtReg, uint32* TestFailStsPtr)</w:t>
      </w:r>
    </w:p>
    <w:p w:rsidR="00140CC2" w:rsidRDefault="00140CC2" w:rsidP="00140CC2">
      <w:pPr>
        <w:rPr>
          <w:rFonts w:asciiTheme="minorHAnsi" w:hAnsiTheme="minorHAnsi"/>
          <w:color w:val="000000"/>
          <w:szCs w:val="20"/>
        </w:rPr>
      </w:pPr>
      <w:r>
        <w:rPr>
          <w:rFonts w:asciiTheme="minorHAnsi" w:hAnsiTheme="minorHAnsi"/>
          <w:color w:val="000000"/>
          <w:szCs w:val="20"/>
        </w:rPr>
        <w:t>{</w:t>
      </w:r>
    </w:p>
    <w:p w:rsidR="00140CC2" w:rsidRPr="007065A2" w:rsidRDefault="00140CC2" w:rsidP="00140CC2">
      <w:pPr>
        <w:rPr>
          <w:rFonts w:asciiTheme="minorHAnsi" w:hAnsiTheme="minorHAnsi"/>
          <w:color w:val="00B050"/>
          <w:szCs w:val="20"/>
        </w:rPr>
      </w:pPr>
      <w:r w:rsidRPr="007065A2">
        <w:rPr>
          <w:rFonts w:asciiTheme="minorHAnsi" w:hAnsiTheme="minorHAnsi"/>
          <w:szCs w:val="20"/>
        </w:rPr>
        <w:t xml:space="preserve"> </w:t>
      </w:r>
      <w:r>
        <w:rPr>
          <w:rFonts w:asciiTheme="minorHAnsi" w:hAnsiTheme="minorHAnsi"/>
          <w:szCs w:val="20"/>
        </w:rPr>
        <w:t xml:space="preserve">   </w:t>
      </w:r>
      <w:r w:rsidRPr="007065A2">
        <w:rPr>
          <w:rFonts w:asciiTheme="minorHAnsi" w:hAnsiTheme="minorHAnsi"/>
          <w:szCs w:val="20"/>
        </w:rPr>
        <w:t xml:space="preserve">  if (0 == </w:t>
      </w:r>
      <w:r>
        <w:rPr>
          <w:rFonts w:asciiTheme="minorHAnsi" w:hAnsiTheme="minorHAnsi"/>
          <w:szCs w:val="20"/>
        </w:rPr>
        <w:t>(PBGERRSLV3ASTAT &amp; 1)</w:t>
      </w:r>
      <w:r w:rsidRPr="007065A2">
        <w:rPr>
          <w:rFonts w:asciiTheme="minorHAnsi" w:hAnsiTheme="minorHAnsi"/>
          <w:szCs w:val="20"/>
        </w:rPr>
        <w:t xml:space="preserve">)  </w:t>
      </w:r>
      <w:r w:rsidRPr="007065A2">
        <w:rPr>
          <w:rFonts w:asciiTheme="minorHAnsi" w:hAnsiTheme="minorHAnsi"/>
          <w:color w:val="00B050"/>
          <w:szCs w:val="20"/>
        </w:rPr>
        <w:t>// ERRSLV3ASTAT</w:t>
      </w:r>
    </w:p>
    <w:p w:rsidR="00140CC2" w:rsidRPr="007065A2" w:rsidRDefault="00140CC2" w:rsidP="00140CC2">
      <w:pPr>
        <w:rPr>
          <w:rFonts w:asciiTheme="minorHAnsi" w:hAnsiTheme="minorHAnsi"/>
          <w:szCs w:val="20"/>
        </w:rPr>
      </w:pPr>
      <w:r>
        <w:rPr>
          <w:rFonts w:asciiTheme="minorHAnsi" w:hAnsiTheme="minorHAnsi"/>
          <w:szCs w:val="20"/>
        </w:rPr>
        <w:t xml:space="preserve">   </w:t>
      </w:r>
      <w:r w:rsidRPr="007065A2">
        <w:rPr>
          <w:rFonts w:asciiTheme="minorHAnsi" w:hAnsiTheme="minorHAnsi"/>
          <w:szCs w:val="20"/>
        </w:rPr>
        <w:t xml:space="preserve">   {</w:t>
      </w:r>
    </w:p>
    <w:p w:rsidR="00140CC2" w:rsidRDefault="00140CC2" w:rsidP="00140CC2">
      <w:pPr>
        <w:rPr>
          <w:rFonts w:asciiTheme="minorHAnsi" w:hAnsiTheme="minorHAnsi"/>
          <w:szCs w:val="20"/>
        </w:rPr>
      </w:pPr>
      <w:r w:rsidRPr="007065A2">
        <w:rPr>
          <w:rFonts w:asciiTheme="minorHAnsi" w:hAnsiTheme="minorHAnsi"/>
          <w:szCs w:val="20"/>
        </w:rPr>
        <w:t xml:space="preserve">      </w:t>
      </w:r>
      <w:r w:rsidRPr="007065A2">
        <w:rPr>
          <w:rFonts w:asciiTheme="minorHAnsi" w:hAnsiTheme="minorHAnsi" w:cs="Arial"/>
          <w:color w:val="263238"/>
          <w:szCs w:val="20"/>
        </w:rPr>
        <w:t xml:space="preserve">   </w:t>
      </w:r>
      <w:r w:rsidRPr="00FC0B2E">
        <w:rPr>
          <w:rStyle w:val="lwfe2d"/>
          <w:rFonts w:asciiTheme="minorHAnsi" w:hAnsiTheme="minorHAnsi" w:cs="Arial"/>
          <w:szCs w:val="20"/>
        </w:rPr>
        <w:t xml:space="preserve"> </w:t>
      </w:r>
      <w:r>
        <w:rPr>
          <w:rStyle w:val="lwfe2d"/>
          <w:rFonts w:asciiTheme="minorHAnsi" w:hAnsiTheme="minorHAnsi" w:cs="Arial"/>
          <w:szCs w:val="20"/>
        </w:rPr>
        <w:t>*</w:t>
      </w:r>
      <w:r w:rsidRPr="00F53E0C">
        <w:rPr>
          <w:rFonts w:asciiTheme="minorHAnsi" w:hAnsiTheme="minorHAnsi"/>
          <w:szCs w:val="20"/>
        </w:rPr>
        <w:t>TestFailSts</w:t>
      </w:r>
      <w:r>
        <w:rPr>
          <w:rFonts w:asciiTheme="minorHAnsi" w:hAnsiTheme="minorHAnsi"/>
          <w:szCs w:val="20"/>
        </w:rPr>
        <w:t xml:space="preserve">Ptr |= ( 1&lt;&lt;9) ;   </w:t>
      </w:r>
      <w:r w:rsidRPr="00FC0B2E">
        <w:rPr>
          <w:rFonts w:asciiTheme="minorHAnsi" w:hAnsiTheme="minorHAnsi" w:cs="Courier New"/>
          <w:color w:val="00B050"/>
          <w:szCs w:val="20"/>
        </w:rPr>
        <w:t xml:space="preserve">//pass an error code </w:t>
      </w:r>
      <w:r>
        <w:rPr>
          <w:rFonts w:asciiTheme="minorHAnsi" w:hAnsiTheme="minorHAnsi" w:cs="Courier New"/>
          <w:color w:val="00B050"/>
          <w:szCs w:val="20"/>
        </w:rPr>
        <w:t xml:space="preserve"> - PBG level  </w:t>
      </w:r>
    </w:p>
    <w:p w:rsidR="00140CC2" w:rsidRDefault="00140CC2" w:rsidP="00140CC2">
      <w:pPr>
        <w:rPr>
          <w:rFonts w:asciiTheme="minorHAnsi" w:hAnsiTheme="minorHAnsi"/>
          <w:szCs w:val="20"/>
        </w:rPr>
      </w:pPr>
      <w:r>
        <w:rPr>
          <w:rFonts w:asciiTheme="minorHAnsi" w:hAnsiTheme="minorHAnsi"/>
          <w:szCs w:val="20"/>
        </w:rPr>
        <w:t xml:space="preserve">   </w:t>
      </w:r>
      <w:r w:rsidRPr="007065A2">
        <w:rPr>
          <w:rFonts w:asciiTheme="minorHAnsi" w:hAnsiTheme="minorHAnsi"/>
          <w:szCs w:val="20"/>
        </w:rPr>
        <w:t xml:space="preserve">   </w:t>
      </w:r>
      <w:r>
        <w:rPr>
          <w:rFonts w:asciiTheme="minorHAnsi" w:hAnsiTheme="minorHAnsi"/>
          <w:szCs w:val="20"/>
        </w:rPr>
        <w:t>}</w:t>
      </w:r>
    </w:p>
    <w:p w:rsidR="00140CC2" w:rsidRDefault="00140CC2" w:rsidP="00140CC2">
      <w:pPr>
        <w:rPr>
          <w:rFonts w:asciiTheme="minorHAnsi" w:hAnsiTheme="minorHAnsi"/>
          <w:szCs w:val="20"/>
        </w:rPr>
      </w:pPr>
      <w:r>
        <w:rPr>
          <w:rFonts w:asciiTheme="minorHAnsi" w:hAnsiTheme="minorHAnsi"/>
          <w:szCs w:val="20"/>
        </w:rPr>
        <w:t xml:space="preserve">      else</w:t>
      </w:r>
    </w:p>
    <w:p w:rsidR="00140CC2" w:rsidRPr="007065A2" w:rsidRDefault="00140CC2" w:rsidP="00140CC2">
      <w:pPr>
        <w:rPr>
          <w:rFonts w:asciiTheme="minorHAnsi" w:hAnsiTheme="minorHAnsi"/>
          <w:szCs w:val="20"/>
        </w:rPr>
      </w:pPr>
      <w:r>
        <w:rPr>
          <w:rFonts w:asciiTheme="minorHAnsi" w:hAnsiTheme="minorHAnsi"/>
          <w:szCs w:val="20"/>
        </w:rPr>
        <w:t xml:space="preserve">      {</w:t>
      </w:r>
    </w:p>
    <w:p w:rsidR="00140CC2" w:rsidRDefault="00140CC2" w:rsidP="00140CC2">
      <w:pPr>
        <w:rPr>
          <w:rFonts w:asciiTheme="minorHAnsi" w:hAnsiTheme="minorHAnsi"/>
          <w:color w:val="00B050"/>
          <w:szCs w:val="20"/>
        </w:rPr>
      </w:pPr>
      <w:r w:rsidRPr="007065A2">
        <w:rPr>
          <w:rFonts w:asciiTheme="minorHAnsi" w:hAnsiTheme="minorHAnsi"/>
          <w:szCs w:val="20"/>
        </w:rPr>
        <w:t xml:space="preserve">   </w:t>
      </w:r>
      <w:r>
        <w:rPr>
          <w:rFonts w:asciiTheme="minorHAnsi" w:hAnsiTheme="minorHAnsi"/>
          <w:szCs w:val="20"/>
        </w:rPr>
        <w:t xml:space="preserve">       </w:t>
      </w:r>
      <w:r w:rsidRPr="007065A2">
        <w:rPr>
          <w:rFonts w:asciiTheme="minorHAnsi" w:hAnsiTheme="minorHAnsi"/>
          <w:szCs w:val="20"/>
        </w:rPr>
        <w:t>PBGERRSLV</w:t>
      </w:r>
      <w:r>
        <w:rPr>
          <w:rFonts w:asciiTheme="minorHAnsi" w:hAnsiTheme="minorHAnsi"/>
          <w:szCs w:val="20"/>
        </w:rPr>
        <w:t>3ACTL = 1</w:t>
      </w:r>
      <w:r w:rsidRPr="007065A2">
        <w:rPr>
          <w:rFonts w:asciiTheme="minorHAnsi" w:hAnsiTheme="minorHAnsi"/>
          <w:szCs w:val="20"/>
        </w:rPr>
        <w:t xml:space="preserve">;  </w:t>
      </w:r>
      <w:r>
        <w:rPr>
          <w:rFonts w:asciiTheme="minorHAnsi" w:hAnsiTheme="minorHAnsi"/>
          <w:color w:val="00B050"/>
          <w:szCs w:val="20"/>
        </w:rPr>
        <w:t>//clear error bit</w:t>
      </w:r>
      <w:r w:rsidRPr="007065A2">
        <w:rPr>
          <w:rFonts w:asciiTheme="minorHAnsi" w:hAnsiTheme="minorHAnsi"/>
          <w:color w:val="00B050"/>
          <w:szCs w:val="20"/>
        </w:rPr>
        <w:t xml:space="preserve"> by write to ERRSLV3ACTL</w:t>
      </w:r>
      <w:r>
        <w:rPr>
          <w:rFonts w:asciiTheme="minorHAnsi" w:hAnsiTheme="minorHAnsi"/>
          <w:color w:val="00B050"/>
          <w:szCs w:val="20"/>
        </w:rPr>
        <w:t xml:space="preserve"> </w:t>
      </w:r>
    </w:p>
    <w:p w:rsidR="00140CC2" w:rsidRPr="007065A2" w:rsidRDefault="00140CC2" w:rsidP="00140CC2">
      <w:pPr>
        <w:rPr>
          <w:rFonts w:asciiTheme="minorHAnsi" w:hAnsiTheme="minorHAnsi"/>
          <w:color w:val="00B050"/>
          <w:szCs w:val="20"/>
        </w:rPr>
      </w:pPr>
    </w:p>
    <w:p w:rsidR="00140CC2" w:rsidRPr="007065A2" w:rsidRDefault="00140CC2" w:rsidP="00140CC2">
      <w:pPr>
        <w:rPr>
          <w:rFonts w:asciiTheme="minorHAnsi" w:hAnsiTheme="minorHAnsi"/>
          <w:szCs w:val="20"/>
        </w:rPr>
      </w:pPr>
      <w:r>
        <w:rPr>
          <w:rFonts w:asciiTheme="minorHAnsi" w:hAnsiTheme="minorHAnsi"/>
          <w:szCs w:val="20"/>
        </w:rPr>
        <w:t xml:space="preserve">   </w:t>
      </w:r>
      <w:r w:rsidRPr="007065A2">
        <w:rPr>
          <w:rFonts w:asciiTheme="minorHAnsi" w:hAnsiTheme="minorHAnsi"/>
          <w:szCs w:val="20"/>
        </w:rPr>
        <w:t xml:space="preserve"> </w:t>
      </w:r>
      <w:r>
        <w:rPr>
          <w:rFonts w:asciiTheme="minorHAnsi" w:hAnsiTheme="minorHAnsi"/>
          <w:szCs w:val="20"/>
        </w:rPr>
        <w:t xml:space="preserve">    </w:t>
      </w:r>
      <w:r w:rsidRPr="007065A2">
        <w:rPr>
          <w:rFonts w:asciiTheme="minorHAnsi" w:hAnsiTheme="minorHAnsi"/>
          <w:szCs w:val="20"/>
        </w:rPr>
        <w:t xml:space="preserve">  if (0 != </w:t>
      </w:r>
      <w:r>
        <w:rPr>
          <w:rFonts w:asciiTheme="minorHAnsi" w:hAnsiTheme="minorHAnsi"/>
          <w:szCs w:val="20"/>
        </w:rPr>
        <w:t>(PBGERRSLV3ASTAT &amp; 1)</w:t>
      </w:r>
      <w:r w:rsidRPr="007065A2">
        <w:rPr>
          <w:rFonts w:asciiTheme="minorHAnsi" w:hAnsiTheme="minorHAnsi"/>
          <w:szCs w:val="20"/>
        </w:rPr>
        <w:t xml:space="preserve">)  </w:t>
      </w:r>
      <w:r w:rsidRPr="007065A2">
        <w:rPr>
          <w:rFonts w:asciiTheme="minorHAnsi" w:hAnsiTheme="minorHAnsi"/>
          <w:color w:val="00B050"/>
          <w:szCs w:val="20"/>
        </w:rPr>
        <w:t>// ERRSLV3ASTAT</w:t>
      </w:r>
    </w:p>
    <w:p w:rsidR="00140CC2" w:rsidRDefault="00140CC2" w:rsidP="00140CC2">
      <w:pPr>
        <w:rPr>
          <w:rFonts w:asciiTheme="minorHAnsi" w:hAnsiTheme="minorHAnsi"/>
          <w:szCs w:val="20"/>
        </w:rPr>
      </w:pPr>
      <w:r w:rsidRPr="007065A2">
        <w:rPr>
          <w:rFonts w:asciiTheme="minorHAnsi" w:hAnsiTheme="minorHAnsi"/>
          <w:szCs w:val="20"/>
        </w:rPr>
        <w:t xml:space="preserve">      </w:t>
      </w:r>
      <w:r w:rsidRPr="007065A2">
        <w:rPr>
          <w:rFonts w:asciiTheme="minorHAnsi" w:hAnsiTheme="minorHAnsi" w:cs="Arial"/>
          <w:color w:val="263238"/>
          <w:szCs w:val="20"/>
        </w:rPr>
        <w:t xml:space="preserve"> </w:t>
      </w:r>
      <w:r>
        <w:rPr>
          <w:rFonts w:asciiTheme="minorHAnsi" w:hAnsiTheme="minorHAnsi" w:cs="Arial"/>
          <w:color w:val="263238"/>
          <w:szCs w:val="20"/>
        </w:rPr>
        <w:t xml:space="preserve">    </w:t>
      </w:r>
      <w:r w:rsidRPr="007065A2">
        <w:rPr>
          <w:rFonts w:asciiTheme="minorHAnsi" w:hAnsiTheme="minorHAnsi" w:cs="Arial"/>
          <w:color w:val="263238"/>
          <w:szCs w:val="20"/>
        </w:rPr>
        <w:t xml:space="preserve">  </w:t>
      </w:r>
      <w:r w:rsidRPr="00FC0B2E">
        <w:rPr>
          <w:rStyle w:val="lwfe2d"/>
          <w:rFonts w:asciiTheme="minorHAnsi" w:hAnsiTheme="minorHAnsi" w:cs="Arial"/>
          <w:szCs w:val="20"/>
        </w:rPr>
        <w:t xml:space="preserve"> </w:t>
      </w:r>
      <w:r w:rsidRPr="007065A2">
        <w:rPr>
          <w:rFonts w:asciiTheme="minorHAnsi" w:hAnsiTheme="minorHAnsi" w:cs="Arial"/>
          <w:color w:val="263238"/>
          <w:szCs w:val="20"/>
        </w:rPr>
        <w:t xml:space="preserve">  </w:t>
      </w:r>
      <w:r w:rsidRPr="00FC0B2E">
        <w:rPr>
          <w:rStyle w:val="lwfe2d"/>
          <w:rFonts w:asciiTheme="minorHAnsi" w:hAnsiTheme="minorHAnsi" w:cs="Arial"/>
          <w:szCs w:val="20"/>
        </w:rPr>
        <w:t xml:space="preserve"> </w:t>
      </w:r>
      <w:r>
        <w:rPr>
          <w:rStyle w:val="lwfe2d"/>
          <w:rFonts w:asciiTheme="minorHAnsi" w:hAnsiTheme="minorHAnsi" w:cs="Arial"/>
          <w:szCs w:val="20"/>
        </w:rPr>
        <w:t>*</w:t>
      </w:r>
      <w:r w:rsidRPr="00F53E0C">
        <w:rPr>
          <w:rFonts w:asciiTheme="minorHAnsi" w:hAnsiTheme="minorHAnsi"/>
          <w:szCs w:val="20"/>
        </w:rPr>
        <w:t>TestFailSts</w:t>
      </w:r>
      <w:r>
        <w:rPr>
          <w:rFonts w:asciiTheme="minorHAnsi" w:hAnsiTheme="minorHAnsi"/>
          <w:szCs w:val="20"/>
        </w:rPr>
        <w:t xml:space="preserve">Ptr |= (1&lt;&lt;9 ) ;  </w:t>
      </w:r>
      <w:r w:rsidRPr="00FC0B2E">
        <w:rPr>
          <w:rFonts w:asciiTheme="minorHAnsi" w:hAnsiTheme="minorHAnsi" w:cs="Courier New"/>
          <w:color w:val="00B050"/>
          <w:szCs w:val="20"/>
        </w:rPr>
        <w:t xml:space="preserve">//pass an error code </w:t>
      </w:r>
      <w:r>
        <w:rPr>
          <w:rFonts w:asciiTheme="minorHAnsi" w:hAnsiTheme="minorHAnsi" w:cs="Courier New"/>
          <w:color w:val="00B050"/>
          <w:szCs w:val="20"/>
        </w:rPr>
        <w:t xml:space="preserve"> - PBG level  </w:t>
      </w:r>
    </w:p>
    <w:p w:rsidR="00140CC2" w:rsidRPr="007065A2" w:rsidRDefault="00140CC2" w:rsidP="00140CC2">
      <w:pPr>
        <w:rPr>
          <w:rFonts w:asciiTheme="minorHAnsi" w:hAnsiTheme="minorHAnsi"/>
          <w:szCs w:val="20"/>
        </w:rPr>
      </w:pPr>
      <w:r>
        <w:rPr>
          <w:rFonts w:asciiTheme="minorHAnsi" w:hAnsiTheme="minorHAnsi"/>
          <w:szCs w:val="20"/>
        </w:rPr>
        <w:t xml:space="preserve">      }    </w:t>
      </w:r>
    </w:p>
    <w:p w:rsidR="00140CC2" w:rsidRPr="00E97087" w:rsidRDefault="00140CC2" w:rsidP="00140CC2">
      <w:pPr>
        <w:rPr>
          <w:rFonts w:asciiTheme="minorHAnsi" w:hAnsiTheme="minorHAnsi"/>
          <w:szCs w:val="20"/>
        </w:rPr>
      </w:pPr>
      <w:r>
        <w:rPr>
          <w:rFonts w:asciiTheme="minorHAnsi" w:hAnsiTheme="minorHAnsi"/>
          <w:color w:val="000000"/>
          <w:szCs w:val="20"/>
        </w:rPr>
        <w:t>}</w:t>
      </w:r>
    </w:p>
    <w:p w:rsidR="00140CC2" w:rsidRDefault="00140CC2" w:rsidP="00140CC2">
      <w:pPr>
        <w:rPr>
          <w:rFonts w:asciiTheme="minorHAnsi" w:hAnsiTheme="minorHAnsi"/>
          <w:szCs w:val="20"/>
        </w:rPr>
      </w:pPr>
    </w:p>
    <w:p w:rsidR="00140CC2" w:rsidRDefault="00140CC2" w:rsidP="00140CC2">
      <w:pPr>
        <w:rPr>
          <w:rFonts w:asciiTheme="minorHAnsi" w:hAnsiTheme="minorHAnsi"/>
          <w:szCs w:val="20"/>
        </w:rPr>
      </w:pPr>
    </w:p>
    <w:p w:rsidR="00140CC2" w:rsidRPr="00BF6D8C" w:rsidRDefault="00140CC2" w:rsidP="00140CC2">
      <w:pPr>
        <w:rPr>
          <w:rFonts w:asciiTheme="minorHAnsi" w:hAnsiTheme="minorHAnsi"/>
          <w:color w:val="00B050"/>
          <w:szCs w:val="20"/>
        </w:rPr>
      </w:pPr>
      <w:r w:rsidRPr="00BF6D8C">
        <w:rPr>
          <w:rFonts w:asciiTheme="minorHAnsi" w:hAnsiTheme="minorHAnsi"/>
          <w:color w:val="00B050"/>
          <w:szCs w:val="20"/>
        </w:rPr>
        <w:t>//check that the error showed up at the ECM, clear/verify the error, and set error code if needed</w:t>
      </w:r>
    </w:p>
    <w:p w:rsidR="00140CC2" w:rsidRPr="00BF6D8C" w:rsidRDefault="00140CC2" w:rsidP="00140CC2">
      <w:pPr>
        <w:rPr>
          <w:rFonts w:asciiTheme="minorHAnsi" w:hAnsiTheme="minorHAnsi"/>
          <w:szCs w:val="20"/>
        </w:rPr>
      </w:pPr>
      <w:r w:rsidRPr="00BF6D8C">
        <w:rPr>
          <w:rFonts w:asciiTheme="minorHAnsi" w:hAnsiTheme="minorHAnsi"/>
          <w:szCs w:val="20"/>
        </w:rPr>
        <w:t xml:space="preserve">static void </w:t>
      </w:r>
      <w:r w:rsidRPr="00BF6D8C">
        <w:rPr>
          <w:rFonts w:asciiTheme="minorHAnsi" w:hAnsiTheme="minorHAnsi" w:cs="Courier New"/>
          <w:szCs w:val="20"/>
        </w:rPr>
        <w:t>ChkForECMErr</w:t>
      </w:r>
      <w:r w:rsidRPr="00BF6D8C">
        <w:rPr>
          <w:rFonts w:asciiTheme="minorHAnsi" w:hAnsiTheme="minorHAnsi"/>
          <w:szCs w:val="20"/>
        </w:rPr>
        <w:t xml:space="preserve"> (</w:t>
      </w:r>
      <w:r>
        <w:rPr>
          <w:rFonts w:asciiTheme="minorHAnsi" w:hAnsiTheme="minorHAnsi"/>
          <w:szCs w:val="20"/>
        </w:rPr>
        <w:t xml:space="preserve"> Uint32 </w:t>
      </w:r>
      <w:r w:rsidRPr="00BF6D8C">
        <w:rPr>
          <w:rFonts w:asciiTheme="minorHAnsi" w:hAnsiTheme="minorHAnsi"/>
          <w:szCs w:val="20"/>
        </w:rPr>
        <w:t xml:space="preserve"> </w:t>
      </w:r>
      <w:r>
        <w:rPr>
          <w:rFonts w:asciiTheme="minorHAnsi" w:hAnsiTheme="minorHAnsi"/>
          <w:szCs w:val="20"/>
        </w:rPr>
        <w:t>PbgP</w:t>
      </w:r>
      <w:r w:rsidRPr="00E97087">
        <w:rPr>
          <w:rFonts w:asciiTheme="minorHAnsi" w:hAnsiTheme="minorHAnsi"/>
          <w:szCs w:val="20"/>
        </w:rPr>
        <w:t>rotReg</w:t>
      </w:r>
      <w:r>
        <w:rPr>
          <w:rFonts w:asciiTheme="minorHAnsi" w:hAnsiTheme="minorHAnsi"/>
          <w:szCs w:val="20"/>
        </w:rPr>
        <w:t xml:space="preserve">, uint32* </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szCs w:val="20"/>
        </w:rPr>
        <w:t>)</w:t>
      </w:r>
    </w:p>
    <w:p w:rsidR="00140CC2" w:rsidRPr="00BF6D8C" w:rsidRDefault="00140CC2" w:rsidP="00140CC2">
      <w:pPr>
        <w:rPr>
          <w:rFonts w:asciiTheme="minorHAnsi" w:hAnsiTheme="minorHAnsi"/>
          <w:szCs w:val="20"/>
        </w:rPr>
      </w:pPr>
      <w:r w:rsidRPr="00BF6D8C">
        <w:rPr>
          <w:rFonts w:asciiTheme="minorHAnsi" w:hAnsiTheme="minorHAnsi"/>
          <w:szCs w:val="20"/>
        </w:rPr>
        <w:t>{</w:t>
      </w:r>
    </w:p>
    <w:p w:rsidR="00140CC2" w:rsidRPr="00BF6D8C" w:rsidRDefault="00140CC2" w:rsidP="00140CC2">
      <w:pPr>
        <w:rPr>
          <w:rFonts w:asciiTheme="minorHAnsi" w:hAnsiTheme="minorHAnsi"/>
          <w:szCs w:val="20"/>
        </w:rPr>
      </w:pPr>
      <w:r w:rsidRPr="00BF6D8C">
        <w:rPr>
          <w:rFonts w:asciiTheme="minorHAnsi" w:hAnsiTheme="minorHAnsi"/>
          <w:szCs w:val="20"/>
        </w:rPr>
        <w:t xml:space="preserve">      </w:t>
      </w:r>
      <w:r w:rsidRPr="00BF6D8C">
        <w:rPr>
          <w:rFonts w:asciiTheme="minorHAnsi" w:hAnsiTheme="minorHAnsi"/>
          <w:color w:val="00B050"/>
          <w:szCs w:val="20"/>
        </w:rPr>
        <w:t>// test that the data got to the ECM</w:t>
      </w:r>
    </w:p>
    <w:p w:rsidR="00140CC2" w:rsidRPr="00BF6D8C" w:rsidRDefault="00140CC2" w:rsidP="00140CC2">
      <w:pPr>
        <w:rPr>
          <w:rFonts w:asciiTheme="minorHAnsi" w:hAnsiTheme="minorHAnsi"/>
          <w:szCs w:val="20"/>
        </w:rPr>
      </w:pPr>
      <w:r w:rsidRPr="00BF6D8C">
        <w:rPr>
          <w:rFonts w:asciiTheme="minorHAnsi" w:hAnsiTheme="minorHAnsi"/>
          <w:szCs w:val="20"/>
        </w:rPr>
        <w:t xml:space="preserve">      if (0 == (ECMESSTR0 &amp; (1&lt;&lt;26)))</w:t>
      </w:r>
    </w:p>
    <w:p w:rsidR="00140CC2" w:rsidRDefault="00140CC2" w:rsidP="00140CC2">
      <w:pPr>
        <w:rPr>
          <w:rFonts w:asciiTheme="minorHAnsi" w:hAnsiTheme="minorHAnsi"/>
          <w:szCs w:val="20"/>
        </w:rPr>
      </w:pPr>
      <w:r w:rsidRPr="007065A2">
        <w:rPr>
          <w:rFonts w:asciiTheme="minorHAnsi" w:hAnsiTheme="minorHAnsi"/>
          <w:szCs w:val="20"/>
        </w:rPr>
        <w:t xml:space="preserve">      </w:t>
      </w:r>
      <w:r w:rsidRPr="007065A2">
        <w:rPr>
          <w:rFonts w:asciiTheme="minorHAnsi" w:hAnsiTheme="minorHAnsi" w:cs="Arial"/>
          <w:color w:val="263238"/>
          <w:szCs w:val="20"/>
        </w:rPr>
        <w:t xml:space="preserve"> </w:t>
      </w:r>
      <w:r>
        <w:rPr>
          <w:rFonts w:asciiTheme="minorHAnsi" w:hAnsiTheme="minorHAnsi" w:cs="Arial"/>
          <w:color w:val="263238"/>
          <w:szCs w:val="20"/>
        </w:rPr>
        <w:t xml:space="preserve"> </w:t>
      </w:r>
      <w:r w:rsidRPr="007065A2">
        <w:rPr>
          <w:rFonts w:asciiTheme="minorHAnsi" w:hAnsiTheme="minorHAnsi" w:cs="Arial"/>
          <w:color w:val="263238"/>
          <w:szCs w:val="20"/>
        </w:rPr>
        <w:t xml:space="preserve">  </w:t>
      </w:r>
      <w:r w:rsidRPr="00FC0B2E">
        <w:rPr>
          <w:rStyle w:val="lwfe2d"/>
          <w:rFonts w:asciiTheme="minorHAnsi" w:hAnsiTheme="minorHAnsi" w:cs="Arial"/>
          <w:szCs w:val="20"/>
        </w:rPr>
        <w:t xml:space="preserve"> </w:t>
      </w:r>
      <w:r w:rsidRPr="007065A2">
        <w:rPr>
          <w:rFonts w:asciiTheme="minorHAnsi" w:hAnsiTheme="minorHAnsi" w:cs="Arial"/>
          <w:color w:val="263238"/>
          <w:szCs w:val="20"/>
        </w:rPr>
        <w:t xml:space="preserve">  </w:t>
      </w:r>
      <w:r w:rsidRPr="00FC0B2E">
        <w:rPr>
          <w:rStyle w:val="lwfe2d"/>
          <w:rFonts w:asciiTheme="minorHAnsi" w:hAnsiTheme="minorHAnsi" w:cs="Arial"/>
          <w:szCs w:val="20"/>
        </w:rPr>
        <w:t xml:space="preserve"> </w:t>
      </w:r>
      <w:r>
        <w:rPr>
          <w:rStyle w:val="lwfe2d"/>
          <w:rFonts w:asciiTheme="minorHAnsi" w:hAnsiTheme="minorHAnsi" w:cs="Arial"/>
          <w:szCs w:val="20"/>
        </w:rPr>
        <w:t>*</w:t>
      </w:r>
      <w:r w:rsidRPr="00F53E0C">
        <w:rPr>
          <w:rFonts w:asciiTheme="minorHAnsi" w:hAnsiTheme="minorHAnsi"/>
          <w:szCs w:val="20"/>
        </w:rPr>
        <w:t>TestFailSts</w:t>
      </w:r>
      <w:r>
        <w:rPr>
          <w:rFonts w:asciiTheme="minorHAnsi" w:hAnsiTheme="minorHAnsi"/>
          <w:szCs w:val="20"/>
        </w:rPr>
        <w:t xml:space="preserve">Ptr |= (1&lt;&lt;10) ;   </w:t>
      </w:r>
      <w:r w:rsidRPr="00FA6321">
        <w:rPr>
          <w:rFonts w:asciiTheme="minorHAnsi" w:hAnsiTheme="minorHAnsi"/>
          <w:color w:val="00B050"/>
          <w:szCs w:val="20"/>
        </w:rPr>
        <w:t xml:space="preserve">//error code    ECM </w:t>
      </w:r>
    </w:p>
    <w:p w:rsidR="00140CC2" w:rsidRPr="00BF6D8C" w:rsidRDefault="00140CC2" w:rsidP="00140CC2">
      <w:pPr>
        <w:rPr>
          <w:rFonts w:asciiTheme="minorHAnsi" w:hAnsiTheme="minorHAnsi"/>
          <w:color w:val="00B050"/>
          <w:szCs w:val="20"/>
        </w:rPr>
      </w:pPr>
    </w:p>
    <w:p w:rsidR="00140CC2" w:rsidRPr="00BF6D8C" w:rsidRDefault="00140CC2" w:rsidP="00140CC2">
      <w:pPr>
        <w:rPr>
          <w:rFonts w:asciiTheme="minorHAnsi" w:hAnsiTheme="minorHAnsi"/>
          <w:szCs w:val="20"/>
        </w:rPr>
      </w:pPr>
      <w:r w:rsidRPr="00BF6D8C">
        <w:rPr>
          <w:rFonts w:asciiTheme="minorHAnsi" w:hAnsiTheme="minorHAnsi"/>
          <w:color w:val="00B050"/>
          <w:szCs w:val="20"/>
        </w:rPr>
        <w:t xml:space="preserve">      // clear the ECM bit</w:t>
      </w:r>
    </w:p>
    <w:p w:rsidR="00140CC2" w:rsidRDefault="00140CC2" w:rsidP="00140CC2">
      <w:pPr>
        <w:rPr>
          <w:rFonts w:asciiTheme="minorHAnsi" w:hAnsiTheme="minorHAnsi"/>
          <w:szCs w:val="20"/>
        </w:rPr>
      </w:pPr>
      <w:r w:rsidRPr="00BF6D8C">
        <w:rPr>
          <w:rFonts w:asciiTheme="minorHAnsi" w:hAnsiTheme="minorHAnsi"/>
          <w:szCs w:val="20"/>
        </w:rPr>
        <w:t xml:space="preserve">      </w:t>
      </w:r>
      <w:r w:rsidRPr="00BF6D8C">
        <w:rPr>
          <w:rFonts w:asciiTheme="minorHAnsi" w:hAnsiTheme="minorHAnsi" w:cs="Arial"/>
          <w:color w:val="263238"/>
          <w:szCs w:val="20"/>
        </w:rPr>
        <w:t>WrProtdRegEcm_u32</w:t>
      </w:r>
      <w:r w:rsidRPr="00BF6D8C">
        <w:rPr>
          <w:rFonts w:asciiTheme="minorHAnsi" w:hAnsiTheme="minorHAnsi"/>
          <w:szCs w:val="20"/>
        </w:rPr>
        <w:t xml:space="preserve"> (1&lt;&lt;26, &amp;ECMESSTC0); </w:t>
      </w:r>
    </w:p>
    <w:p w:rsidR="00140CC2" w:rsidRPr="00A63FE2" w:rsidRDefault="00140CC2" w:rsidP="00140CC2">
      <w:pPr>
        <w:rPr>
          <w:rFonts w:asciiTheme="minorHAnsi" w:hAnsiTheme="minorHAnsi"/>
          <w:szCs w:val="20"/>
        </w:rPr>
      </w:pPr>
      <w:r>
        <w:rPr>
          <w:rFonts w:asciiTheme="minorHAnsi" w:hAnsiTheme="minorHAnsi"/>
          <w:szCs w:val="20"/>
        </w:rPr>
        <w:t xml:space="preserve">                </w:t>
      </w:r>
    </w:p>
    <w:p w:rsidR="00140CC2" w:rsidRPr="00BF6D8C" w:rsidRDefault="00140CC2" w:rsidP="00140CC2">
      <w:pPr>
        <w:rPr>
          <w:rFonts w:asciiTheme="minorHAnsi" w:hAnsiTheme="minorHAnsi"/>
          <w:szCs w:val="20"/>
        </w:rPr>
      </w:pPr>
      <w:r w:rsidRPr="00BF6D8C">
        <w:rPr>
          <w:rFonts w:asciiTheme="minorHAnsi" w:hAnsiTheme="minorHAnsi"/>
          <w:szCs w:val="20"/>
        </w:rPr>
        <w:t xml:space="preserve">      if (0 != (ECMMESSTR0 &amp; (1&lt;&lt;26) ))</w:t>
      </w:r>
    </w:p>
    <w:p w:rsidR="00140CC2" w:rsidRDefault="00140CC2" w:rsidP="00140CC2">
      <w:pPr>
        <w:rPr>
          <w:rFonts w:asciiTheme="minorHAnsi" w:hAnsiTheme="minorHAnsi"/>
          <w:szCs w:val="20"/>
        </w:rPr>
      </w:pPr>
      <w:r w:rsidRPr="007065A2">
        <w:rPr>
          <w:rFonts w:asciiTheme="minorHAnsi" w:hAnsiTheme="minorHAnsi"/>
          <w:szCs w:val="20"/>
        </w:rPr>
        <w:t xml:space="preserve">      </w:t>
      </w:r>
      <w:r w:rsidRPr="007065A2">
        <w:rPr>
          <w:rFonts w:asciiTheme="minorHAnsi" w:hAnsiTheme="minorHAnsi" w:cs="Arial"/>
          <w:color w:val="263238"/>
          <w:szCs w:val="20"/>
        </w:rPr>
        <w:t xml:space="preserve"> </w:t>
      </w:r>
      <w:r>
        <w:rPr>
          <w:rFonts w:asciiTheme="minorHAnsi" w:hAnsiTheme="minorHAnsi" w:cs="Arial"/>
          <w:color w:val="263238"/>
          <w:szCs w:val="20"/>
        </w:rPr>
        <w:t xml:space="preserve">    </w:t>
      </w:r>
      <w:r w:rsidRPr="007065A2">
        <w:rPr>
          <w:rFonts w:asciiTheme="minorHAnsi" w:hAnsiTheme="minorHAnsi" w:cs="Arial"/>
          <w:color w:val="263238"/>
          <w:szCs w:val="20"/>
        </w:rPr>
        <w:t xml:space="preserve">  </w:t>
      </w:r>
      <w:r w:rsidRPr="00FC0B2E">
        <w:rPr>
          <w:rStyle w:val="lwfe2d"/>
          <w:rFonts w:asciiTheme="minorHAnsi" w:hAnsiTheme="minorHAnsi" w:cs="Arial"/>
          <w:szCs w:val="20"/>
        </w:rPr>
        <w:t xml:space="preserve"> </w:t>
      </w:r>
      <w:r w:rsidRPr="007065A2">
        <w:rPr>
          <w:rFonts w:asciiTheme="minorHAnsi" w:hAnsiTheme="minorHAnsi" w:cs="Arial"/>
          <w:color w:val="263238"/>
          <w:szCs w:val="20"/>
        </w:rPr>
        <w:t xml:space="preserve">  </w:t>
      </w:r>
      <w:r>
        <w:rPr>
          <w:rStyle w:val="lwfe2d"/>
          <w:rFonts w:asciiTheme="minorHAnsi" w:hAnsiTheme="minorHAnsi" w:cs="Arial"/>
          <w:szCs w:val="20"/>
        </w:rPr>
        <w:t>*</w:t>
      </w:r>
      <w:r w:rsidRPr="00F53E0C">
        <w:rPr>
          <w:rFonts w:asciiTheme="minorHAnsi" w:hAnsiTheme="minorHAnsi"/>
          <w:szCs w:val="20"/>
        </w:rPr>
        <w:t>TestFailSts</w:t>
      </w:r>
      <w:r>
        <w:rPr>
          <w:rFonts w:asciiTheme="minorHAnsi" w:hAnsiTheme="minorHAnsi"/>
          <w:szCs w:val="20"/>
        </w:rPr>
        <w:t xml:space="preserve">Ptr |= (1&lt;&lt;10);  </w:t>
      </w:r>
      <w:r w:rsidRPr="00FA6321">
        <w:rPr>
          <w:rFonts w:asciiTheme="minorHAnsi" w:hAnsiTheme="minorHAnsi"/>
          <w:color w:val="00B050"/>
          <w:szCs w:val="20"/>
        </w:rPr>
        <w:t xml:space="preserve">//error code    ECM </w:t>
      </w:r>
    </w:p>
    <w:p w:rsidR="00140CC2" w:rsidRPr="00BF6D8C" w:rsidRDefault="00140CC2" w:rsidP="00140CC2">
      <w:pPr>
        <w:rPr>
          <w:rFonts w:asciiTheme="minorHAnsi" w:hAnsiTheme="minorHAnsi"/>
          <w:szCs w:val="20"/>
        </w:rPr>
      </w:pPr>
      <w:r w:rsidRPr="00BF6D8C">
        <w:rPr>
          <w:rFonts w:asciiTheme="minorHAnsi" w:hAnsiTheme="minorHAnsi"/>
          <w:szCs w:val="20"/>
        </w:rPr>
        <w:t>}</w:t>
      </w:r>
    </w:p>
    <w:p w:rsidR="00140CC2" w:rsidRDefault="00140CC2" w:rsidP="00140CC2">
      <w:pPr>
        <w:rPr>
          <w:rFonts w:asciiTheme="minorHAnsi" w:hAnsiTheme="minorHAnsi"/>
          <w:szCs w:val="20"/>
        </w:rPr>
      </w:pPr>
    </w:p>
    <w:p w:rsidR="00140CC2" w:rsidRPr="00BF6D8C" w:rsidRDefault="00140CC2" w:rsidP="00140CC2">
      <w:pPr>
        <w:rPr>
          <w:rFonts w:asciiTheme="minorHAnsi" w:hAnsiTheme="minorHAnsi"/>
          <w:szCs w:val="20"/>
        </w:rPr>
      </w:pPr>
    </w:p>
    <w:p w:rsidR="00140CC2" w:rsidRPr="00BF6D8C" w:rsidRDefault="00140CC2" w:rsidP="00140CC2">
      <w:pPr>
        <w:rPr>
          <w:rFonts w:asciiTheme="minorHAnsi" w:hAnsiTheme="minorHAnsi"/>
          <w:szCs w:val="20"/>
        </w:rPr>
      </w:pPr>
      <w:r w:rsidRPr="00BF6D8C">
        <w:rPr>
          <w:rFonts w:asciiTheme="minorHAnsi" w:hAnsiTheme="minorHAnsi"/>
          <w:szCs w:val="20"/>
        </w:rPr>
        <w:t>static void testPbg8BitTargets(</w:t>
      </w:r>
      <w:r>
        <w:rPr>
          <w:rFonts w:asciiTheme="minorHAnsi" w:hAnsiTheme="minorHAnsi"/>
          <w:szCs w:val="20"/>
        </w:rPr>
        <w:t xml:space="preserve">uint32* </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szCs w:val="20"/>
        </w:rPr>
        <w:t>)</w:t>
      </w:r>
    </w:p>
    <w:p w:rsidR="00140CC2" w:rsidRDefault="00140CC2" w:rsidP="00140CC2">
      <w:pPr>
        <w:rPr>
          <w:rFonts w:asciiTheme="minorHAnsi" w:hAnsiTheme="minorHAnsi"/>
          <w:szCs w:val="20"/>
        </w:rPr>
      </w:pPr>
      <w:r w:rsidRPr="00BF6D8C">
        <w:rPr>
          <w:rFonts w:asciiTheme="minorHAnsi" w:hAnsiTheme="minorHAnsi"/>
          <w:szCs w:val="20"/>
        </w:rPr>
        <w:t>{</w:t>
      </w:r>
    </w:p>
    <w:p w:rsidR="00140CC2" w:rsidRPr="00BF6D8C" w:rsidRDefault="00140CC2" w:rsidP="00140CC2">
      <w:pPr>
        <w:autoSpaceDE w:val="0"/>
        <w:autoSpaceDN w:val="0"/>
        <w:adjustRightInd w:val="0"/>
        <w:rPr>
          <w:rFonts w:asciiTheme="minorHAnsi" w:hAnsiTheme="minorHAnsi" w:cs="Courier New"/>
          <w:szCs w:val="20"/>
        </w:rPr>
      </w:pP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typedef struct </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uint32</w:t>
      </w:r>
      <w:r w:rsidRPr="00BF6D8C">
        <w:rPr>
          <w:rFonts w:asciiTheme="minorHAnsi" w:hAnsiTheme="minorHAnsi" w:cs="Courier New"/>
          <w:szCs w:val="20"/>
        </w:rPr>
        <w:t>* PbgProtnReg;</w:t>
      </w: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uint8</w:t>
      </w:r>
      <w:r w:rsidRPr="00BF6D8C">
        <w:rPr>
          <w:rFonts w:asciiTheme="minorHAnsi" w:hAnsiTheme="minorHAnsi" w:cs="Courier New"/>
          <w:szCs w:val="20"/>
        </w:rPr>
        <w:t xml:space="preserve">* </w:t>
      </w:r>
      <w:r>
        <w:rPr>
          <w:rFonts w:asciiTheme="minorHAnsi" w:hAnsiTheme="minorHAnsi" w:cs="Courier New"/>
          <w:szCs w:val="20"/>
        </w:rPr>
        <w:t xml:space="preserve">  </w:t>
      </w:r>
      <w:r w:rsidRPr="00BF6D8C">
        <w:rPr>
          <w:rFonts w:asciiTheme="minorHAnsi" w:hAnsiTheme="minorHAnsi" w:cs="Courier New"/>
          <w:szCs w:val="20"/>
        </w:rPr>
        <w:t>PortReg;</w:t>
      </w: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}PbgTestRec;</w:t>
      </w:r>
    </w:p>
    <w:p w:rsidR="00140CC2" w:rsidRPr="00BF6D8C" w:rsidRDefault="00140CC2" w:rsidP="00140CC2">
      <w:pPr>
        <w:rPr>
          <w:rFonts w:asciiTheme="minorHAnsi" w:hAnsiTheme="minorHAnsi"/>
          <w:szCs w:val="20"/>
        </w:rPr>
      </w:pPr>
    </w:p>
    <w:p w:rsidR="00140CC2" w:rsidRPr="00AC568B" w:rsidRDefault="00140CC2" w:rsidP="00140CC2">
      <w:pPr>
        <w:rPr>
          <w:rFonts w:asciiTheme="minorHAnsi" w:hAnsiTheme="minorHAnsi" w:cs="Courier New"/>
          <w:szCs w:val="20"/>
        </w:rPr>
      </w:pPr>
      <w:r w:rsidRPr="00AC568B">
        <w:rPr>
          <w:rFonts w:asciiTheme="minorHAnsi" w:hAnsiTheme="minorHAnsi" w:cs="Courier New"/>
          <w:szCs w:val="20"/>
        </w:rPr>
        <w:t>PbgTestRec PbgTestRecAry[</w:t>
      </w:r>
      <w:r>
        <w:rPr>
          <w:rFonts w:asciiTheme="minorHAnsi" w:hAnsiTheme="minorHAnsi" w:cs="Courier New"/>
          <w:szCs w:val="20"/>
        </w:rPr>
        <w:t>9</w:t>
      </w:r>
      <w:r w:rsidRPr="00AC568B">
        <w:rPr>
          <w:rFonts w:asciiTheme="minorHAnsi" w:hAnsiTheme="minorHAnsi" w:cs="Courier New"/>
          <w:szCs w:val="20"/>
        </w:rPr>
        <w:t>]=</w:t>
      </w:r>
    </w:p>
    <w:p w:rsidR="00140CC2" w:rsidRPr="00AC568B" w:rsidRDefault="00140CC2" w:rsidP="00140CC2">
      <w:pPr>
        <w:rPr>
          <w:rFonts w:asciiTheme="minorHAnsi" w:hAnsiTheme="minorHAnsi" w:cs="Courier New"/>
          <w:szCs w:val="20"/>
        </w:rPr>
      </w:pPr>
      <w:r w:rsidRPr="00AC568B">
        <w:rPr>
          <w:rFonts w:asciiTheme="minorHAnsi" w:hAnsiTheme="minorHAnsi" w:cs="Courier New"/>
          <w:szCs w:val="20"/>
        </w:rPr>
        <w:lastRenderedPageBreak/>
        <w:t>{</w:t>
      </w:r>
    </w:p>
    <w:p w:rsidR="00140CC2" w:rsidRDefault="00140CC2" w:rsidP="00140CC2">
      <w:pPr>
        <w:rPr>
          <w:rFonts w:asciiTheme="minorHAnsi" w:hAnsiTheme="minorHAnsi" w:cs="Courier New"/>
          <w:szCs w:val="20"/>
        </w:rPr>
      </w:pPr>
      <w:r w:rsidRPr="00AC568B">
        <w:rPr>
          <w:rFonts w:asciiTheme="minorHAnsi" w:hAnsiTheme="minorHAnsi" w:cs="Courier New"/>
          <w:szCs w:val="20"/>
        </w:rPr>
        <w:t xml:space="preserve">   </w:t>
      </w:r>
      <w:r>
        <w:rPr>
          <w:rFonts w:asciiTheme="minorHAnsi" w:hAnsiTheme="minorHAnsi" w:cs="Courier New"/>
          <w:szCs w:val="20"/>
        </w:rPr>
        <w:t>{&amp;PBGFSGD3ADPROT0,&amp;DNFA0CTL},</w:t>
      </w:r>
    </w:p>
    <w:p w:rsidR="00140CC2" w:rsidRPr="00AC568B"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 xml:space="preserve"> {&amp;PBGFSGD3ADPROT1,&amp;</w:t>
      </w:r>
      <w:r w:rsidRPr="007732EC">
        <w:rPr>
          <w:rFonts w:asciiTheme="minorHAnsi" w:hAnsiTheme="minorHAnsi" w:cs="Courier New"/>
          <w:szCs w:val="20"/>
        </w:rPr>
        <w:t>PORTJJPIBC0</w:t>
      </w:r>
      <w:r w:rsidRPr="00BF6D8C">
        <w:rPr>
          <w:rFonts w:asciiTheme="minorHAnsi" w:hAnsiTheme="minorHAnsi" w:cs="Courier New"/>
          <w:szCs w:val="20"/>
        </w:rPr>
        <w:t>},</w:t>
      </w:r>
    </w:p>
    <w:p w:rsidR="00140CC2" w:rsidRPr="00AC568B"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AC568B">
        <w:rPr>
          <w:rFonts w:asciiTheme="minorHAnsi" w:hAnsiTheme="minorHAnsi" w:cs="Courier New"/>
          <w:szCs w:val="20"/>
        </w:rPr>
        <w:t xml:space="preserve"> </w:t>
      </w:r>
      <w:r>
        <w:rPr>
          <w:rFonts w:asciiTheme="minorHAnsi" w:hAnsiTheme="minorHAnsi" w:cs="Courier New"/>
          <w:szCs w:val="20"/>
        </w:rPr>
        <w:t xml:space="preserve"> {&amp;PBGFSGD3ADPROT5,&amp;FCLA0CTL0},</w:t>
      </w:r>
    </w:p>
    <w:p w:rsidR="00140CC2" w:rsidRPr="00AC568B"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AC568B">
        <w:rPr>
          <w:rFonts w:asciiTheme="minorHAnsi" w:hAnsiTheme="minorHAnsi" w:cs="Courier New"/>
          <w:szCs w:val="20"/>
        </w:rPr>
        <w:t xml:space="preserve"> </w:t>
      </w:r>
      <w:r>
        <w:rPr>
          <w:rFonts w:asciiTheme="minorHAnsi" w:hAnsiTheme="minorHAnsi" w:cs="Courier New"/>
          <w:szCs w:val="20"/>
        </w:rPr>
        <w:t xml:space="preserve"> {&amp;PBGFSGD3ADPROT6,&amp;FCLA1CTL0},</w:t>
      </w:r>
    </w:p>
    <w:p w:rsidR="00140CC2" w:rsidRPr="00AC568B"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AC568B">
        <w:rPr>
          <w:rFonts w:asciiTheme="minorHAnsi" w:hAnsiTheme="minorHAnsi" w:cs="Courier New"/>
          <w:szCs w:val="20"/>
        </w:rPr>
        <w:t xml:space="preserve"> </w:t>
      </w:r>
      <w:r>
        <w:rPr>
          <w:rFonts w:asciiTheme="minorHAnsi" w:hAnsiTheme="minorHAnsi" w:cs="Courier New"/>
          <w:szCs w:val="20"/>
        </w:rPr>
        <w:t xml:space="preserve"> {&amp;PBGFSGD3ADPROT7,&amp;FCLA2CTL0},</w:t>
      </w:r>
    </w:p>
    <w:p w:rsidR="00140CC2" w:rsidRPr="00AC568B"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AC568B">
        <w:rPr>
          <w:rFonts w:asciiTheme="minorHAnsi" w:hAnsiTheme="minorHAnsi" w:cs="Courier New"/>
          <w:szCs w:val="20"/>
        </w:rPr>
        <w:t xml:space="preserve"> </w:t>
      </w:r>
      <w:r>
        <w:rPr>
          <w:rFonts w:asciiTheme="minorHAnsi" w:hAnsiTheme="minorHAnsi" w:cs="Courier New"/>
          <w:szCs w:val="20"/>
        </w:rPr>
        <w:t xml:space="preserve"> {&amp;PBGFSGD3ADPROT8,&amp;FCLA3CTL0},</w:t>
      </w:r>
    </w:p>
    <w:p w:rsidR="00140CC2" w:rsidRPr="00AC568B"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AC568B">
        <w:rPr>
          <w:rFonts w:asciiTheme="minorHAnsi" w:hAnsiTheme="minorHAnsi" w:cs="Courier New"/>
          <w:szCs w:val="20"/>
        </w:rPr>
        <w:t xml:space="preserve"> </w:t>
      </w:r>
      <w:r>
        <w:rPr>
          <w:rFonts w:asciiTheme="minorHAnsi" w:hAnsiTheme="minorHAnsi" w:cs="Courier New"/>
          <w:szCs w:val="20"/>
        </w:rPr>
        <w:t xml:space="preserve"> {&amp;PBGFSGD3ADPROT9,&amp;FCLA4CTL0},</w:t>
      </w:r>
    </w:p>
    <w:p w:rsidR="00140CC2" w:rsidRPr="00AC568B"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AC568B">
        <w:rPr>
          <w:rFonts w:asciiTheme="minorHAnsi" w:hAnsiTheme="minorHAnsi" w:cs="Courier New"/>
          <w:szCs w:val="20"/>
        </w:rPr>
        <w:t xml:space="preserve"> </w:t>
      </w:r>
      <w:r>
        <w:rPr>
          <w:rFonts w:asciiTheme="minorHAnsi" w:hAnsiTheme="minorHAnsi" w:cs="Courier New"/>
          <w:szCs w:val="20"/>
        </w:rPr>
        <w:t xml:space="preserve"> </w:t>
      </w:r>
      <w:r w:rsidRPr="00AC568B">
        <w:rPr>
          <w:rFonts w:asciiTheme="minorHAnsi" w:hAnsiTheme="minorHAnsi" w:cs="Courier New"/>
          <w:szCs w:val="20"/>
        </w:rPr>
        <w:t>{&amp;PBGFSGD3ADPROT10,&amp;ADCD0THACR},</w:t>
      </w:r>
      <w:r w:rsidRPr="00AC568B">
        <w:rPr>
          <w:rFonts w:asciiTheme="minorHAnsi" w:hAnsiTheme="minorHAnsi" w:cs="Courier New"/>
          <w:szCs w:val="20"/>
        </w:rPr>
        <w:tab/>
      </w:r>
    </w:p>
    <w:p w:rsidR="00140CC2" w:rsidRPr="00AC568B"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AC568B">
        <w:rPr>
          <w:rFonts w:asciiTheme="minorHAnsi" w:hAnsiTheme="minorHAnsi" w:cs="Courier New"/>
          <w:szCs w:val="20"/>
        </w:rPr>
        <w:t xml:space="preserve"> </w:t>
      </w:r>
      <w:r>
        <w:rPr>
          <w:rFonts w:asciiTheme="minorHAnsi" w:hAnsiTheme="minorHAnsi" w:cs="Courier New"/>
          <w:szCs w:val="20"/>
        </w:rPr>
        <w:t xml:space="preserve"> </w:t>
      </w:r>
      <w:r w:rsidRPr="00AC568B">
        <w:rPr>
          <w:rFonts w:asciiTheme="minorHAnsi" w:hAnsiTheme="minorHAnsi" w:cs="Courier New"/>
          <w:szCs w:val="20"/>
        </w:rPr>
        <w:t>{</w:t>
      </w:r>
      <w:r>
        <w:rPr>
          <w:rFonts w:asciiTheme="minorHAnsi" w:hAnsiTheme="minorHAnsi" w:cs="Courier New"/>
          <w:szCs w:val="20"/>
        </w:rPr>
        <w:t>&amp;PBGFSGD3ADPROT11,&amp;ADCD1THACR}</w:t>
      </w:r>
    </w:p>
    <w:p w:rsidR="00140CC2" w:rsidRPr="00571849" w:rsidRDefault="00140CC2" w:rsidP="00140CC2">
      <w:pPr>
        <w:rPr>
          <w:rFonts w:asciiTheme="minorHAnsi" w:hAnsiTheme="minorHAnsi" w:cs="Courier New"/>
          <w:szCs w:val="20"/>
        </w:rPr>
      </w:pPr>
      <w:r w:rsidRPr="00AC568B">
        <w:rPr>
          <w:rFonts w:asciiTheme="minorHAnsi" w:hAnsiTheme="minorHAnsi" w:cs="Courier New"/>
          <w:szCs w:val="20"/>
        </w:rPr>
        <w:t>};</w:t>
      </w:r>
    </w:p>
    <w:p w:rsidR="00140CC2" w:rsidRPr="00BF6D8C" w:rsidRDefault="00140CC2" w:rsidP="00140CC2">
      <w:pPr>
        <w:rPr>
          <w:rFonts w:asciiTheme="minorHAnsi" w:hAnsiTheme="minorHAnsi"/>
          <w:szCs w:val="20"/>
        </w:rPr>
      </w:pP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uint</w:t>
      </w:r>
      <w:r w:rsidRPr="00BF6D8C">
        <w:rPr>
          <w:rFonts w:asciiTheme="minorHAnsi" w:hAnsiTheme="minorHAnsi" w:cs="Courier New"/>
          <w:szCs w:val="20"/>
        </w:rPr>
        <w:t>32* PbgProtnReg;</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r>
        <w:rPr>
          <w:rFonts w:asciiTheme="minorHAnsi" w:hAnsiTheme="minorHAnsi" w:cs="Courier New"/>
          <w:szCs w:val="20"/>
        </w:rPr>
        <w:t>uint8</w:t>
      </w:r>
      <w:r w:rsidRPr="00BF6D8C">
        <w:rPr>
          <w:rFonts w:asciiTheme="minorHAnsi" w:hAnsiTheme="minorHAnsi" w:cs="Courier New"/>
          <w:szCs w:val="20"/>
        </w:rPr>
        <w:t>* PortReg;</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r>
        <w:rPr>
          <w:rFonts w:asciiTheme="minorHAnsi" w:hAnsiTheme="minorHAnsi" w:cs="Courier New"/>
          <w:szCs w:val="20"/>
        </w:rPr>
        <w:t>uint8</w:t>
      </w:r>
      <w:r w:rsidRPr="00BF6D8C">
        <w:rPr>
          <w:rFonts w:asciiTheme="minorHAnsi" w:hAnsiTheme="minorHAnsi" w:cs="Courier New"/>
          <w:szCs w:val="20"/>
        </w:rPr>
        <w:t xml:space="preserve">  volatile Bucket;</w:t>
      </w: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uint32  SavePbgProtReg;</w:t>
      </w:r>
    </w:p>
    <w:p w:rsidR="00140CC2" w:rsidRPr="00BF6D8C" w:rsidRDefault="00140CC2" w:rsidP="00140CC2">
      <w:pPr>
        <w:rPr>
          <w:rFonts w:asciiTheme="minorHAnsi" w:hAnsiTheme="minorHAnsi"/>
          <w:szCs w:val="20"/>
        </w:rPr>
      </w:pPr>
    </w:p>
    <w:p w:rsidR="00140CC2" w:rsidRPr="00BF6D8C" w:rsidRDefault="00140CC2" w:rsidP="00140CC2">
      <w:pPr>
        <w:rPr>
          <w:rFonts w:asciiTheme="minorHAnsi" w:hAnsiTheme="minorHAnsi" w:cs="Courier New"/>
          <w:szCs w:val="20"/>
        </w:rPr>
      </w:pPr>
      <w:r>
        <w:rPr>
          <w:rFonts w:asciiTheme="minorHAnsi" w:hAnsiTheme="minorHAnsi"/>
          <w:szCs w:val="20"/>
        </w:rPr>
        <w:t xml:space="preserve"> </w:t>
      </w:r>
      <w:r>
        <w:rPr>
          <w:rFonts w:asciiTheme="minorHAnsi" w:hAnsiTheme="minorHAnsi" w:cs="Courier New"/>
          <w:szCs w:val="20"/>
        </w:rPr>
        <w:t>uint</w:t>
      </w:r>
      <w:r w:rsidRPr="00BF6D8C">
        <w:rPr>
          <w:rFonts w:asciiTheme="minorHAnsi" w:hAnsiTheme="minorHAnsi" w:cs="Courier New"/>
          <w:szCs w:val="20"/>
        </w:rPr>
        <w:t>8_t LoopCntr</w:t>
      </w:r>
      <w:r>
        <w:rPr>
          <w:rFonts w:asciiTheme="minorHAnsi" w:hAnsiTheme="minorHAnsi" w:cs="Courier New"/>
          <w:szCs w:val="20"/>
        </w:rPr>
        <w:t xml:space="preserve"> = 0U</w:t>
      </w:r>
      <w:r w:rsidRPr="00BF6D8C">
        <w:rPr>
          <w:rFonts w:asciiTheme="minorHAnsi" w:hAnsiTheme="minorHAnsi" w:cs="Courier New"/>
          <w:szCs w:val="20"/>
        </w:rPr>
        <w:t>;</w:t>
      </w: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w:t>
      </w:r>
      <w:r>
        <w:rPr>
          <w:rFonts w:asciiTheme="minorHAnsi" w:hAnsiTheme="minorHAnsi" w:cs="Courier New"/>
          <w:szCs w:val="20"/>
        </w:rPr>
        <w:t>while  ( LoopCntr &lt; 9U  &amp;&amp; (0 == (*</w:t>
      </w:r>
      <w:r w:rsidRPr="00F53E0C">
        <w:rPr>
          <w:rFonts w:asciiTheme="minorHAnsi" w:hAnsiTheme="minorHAnsi"/>
          <w:szCs w:val="20"/>
        </w:rPr>
        <w:t>TestFailSts</w:t>
      </w:r>
      <w:r>
        <w:rPr>
          <w:rFonts w:asciiTheme="minorHAnsi" w:hAnsiTheme="minorHAnsi"/>
          <w:szCs w:val="20"/>
        </w:rPr>
        <w:t>Ptr))</w:t>
      </w:r>
      <w:r>
        <w:rPr>
          <w:rFonts w:asciiTheme="minorHAnsi" w:hAnsiTheme="minorHAnsi" w:cs="Courier New"/>
          <w:szCs w:val="20"/>
        </w:rPr>
        <w:t xml:space="preserve"> </w:t>
      </w:r>
      <w:r w:rsidRPr="00BF6D8C">
        <w:rPr>
          <w:rFonts w:asciiTheme="minorHAnsi" w:hAnsiTheme="minorHAnsi" w:cs="Courier New"/>
          <w:szCs w:val="20"/>
        </w:rPr>
        <w:t xml:space="preserve">)  </w:t>
      </w:r>
    </w:p>
    <w:p w:rsidR="00140CC2" w:rsidRPr="00AC568B" w:rsidRDefault="00140CC2" w:rsidP="00140CC2">
      <w:pPr>
        <w:rPr>
          <w:rFonts w:asciiTheme="minorHAnsi" w:hAnsiTheme="minorHAnsi" w:cs="Courier New"/>
          <w:szCs w:val="20"/>
        </w:rPr>
      </w:pPr>
      <w:r w:rsidRPr="00BF6D8C">
        <w:rPr>
          <w:rFonts w:asciiTheme="minorHAnsi" w:hAnsiTheme="minorHAnsi" w:cs="Courier New"/>
          <w:szCs w:val="20"/>
        </w:rPr>
        <w:t xml:space="preserve"> {</w:t>
      </w: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PbgProtnReg = PbgTestRecAry[LoopCntr].PbgProtnReg;  </w:t>
      </w: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PortReg     </w:t>
      </w:r>
      <w:r>
        <w:rPr>
          <w:rFonts w:asciiTheme="minorHAnsi" w:hAnsiTheme="minorHAnsi" w:cs="Courier New"/>
          <w:szCs w:val="20"/>
        </w:rPr>
        <w:t xml:space="preserve">      </w:t>
      </w:r>
      <w:r w:rsidRPr="00BF6D8C">
        <w:rPr>
          <w:rFonts w:asciiTheme="minorHAnsi" w:hAnsiTheme="minorHAnsi" w:cs="Courier New"/>
          <w:szCs w:val="20"/>
        </w:rPr>
        <w:t xml:space="preserve">= PbgTestRecAry[LoopCntr].PortReg;  </w:t>
      </w:r>
    </w:p>
    <w:p w:rsidR="00140CC2" w:rsidRPr="00BF6D8C" w:rsidRDefault="00140CC2" w:rsidP="00140CC2">
      <w:pPr>
        <w:rPr>
          <w:rFonts w:asciiTheme="minorHAnsi" w:hAnsiTheme="minorHAnsi" w:cs="Courier New"/>
          <w:szCs w:val="20"/>
        </w:rPr>
      </w:pP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SavePbgProtReg = * PbgProtnReg;</w:t>
      </w:r>
    </w:p>
    <w:p w:rsidR="00140CC2" w:rsidRPr="00BF6D8C" w:rsidRDefault="00140CC2" w:rsidP="00140CC2">
      <w:pPr>
        <w:rPr>
          <w:rFonts w:asciiTheme="minorHAnsi" w:hAnsiTheme="minorHAnsi"/>
          <w:szCs w:val="20"/>
        </w:rPr>
      </w:pPr>
    </w:p>
    <w:p w:rsidR="00140CC2" w:rsidRPr="00BF6D8C" w:rsidRDefault="00140CC2" w:rsidP="00140CC2">
      <w:pPr>
        <w:rPr>
          <w:rFonts w:asciiTheme="minorHAnsi" w:hAnsiTheme="minorHAnsi"/>
          <w:color w:val="00B050"/>
          <w:szCs w:val="20"/>
        </w:rPr>
      </w:pPr>
      <w:r>
        <w:rPr>
          <w:rFonts w:asciiTheme="minorHAnsi" w:hAnsiTheme="minorHAnsi"/>
          <w:color w:val="00B050"/>
          <w:szCs w:val="20"/>
        </w:rPr>
        <w:t xml:space="preserve">     </w:t>
      </w:r>
      <w:r w:rsidRPr="00BF6D8C">
        <w:rPr>
          <w:rFonts w:asciiTheme="minorHAnsi" w:hAnsiTheme="minorHAnsi"/>
          <w:color w:val="00B050"/>
          <w:szCs w:val="20"/>
        </w:rPr>
        <w:t>//</w:t>
      </w:r>
      <w:r w:rsidRPr="00BF6D8C">
        <w:rPr>
          <w:rFonts w:asciiTheme="minorHAnsi" w:hAnsiTheme="minorHAnsi" w:cs="Courier New"/>
          <w:color w:val="00B050"/>
          <w:szCs w:val="20"/>
        </w:rPr>
        <w:t xml:space="preserve"> NO ACCESS PERMISSION 0x405FE5C  </w:t>
      </w:r>
    </w:p>
    <w:p w:rsidR="00140CC2" w:rsidRPr="00BF6D8C" w:rsidRDefault="00140CC2" w:rsidP="00140CC2">
      <w:pPr>
        <w:rPr>
          <w:rFonts w:asciiTheme="minorHAnsi" w:hAnsiTheme="minorHAnsi"/>
          <w:szCs w:val="20"/>
        </w:rPr>
      </w:pPr>
      <w:r>
        <w:rPr>
          <w:rFonts w:asciiTheme="minorHAnsi" w:hAnsiTheme="minorHAnsi"/>
          <w:szCs w:val="20"/>
        </w:rPr>
        <w:t xml:space="preserve">     </w:t>
      </w:r>
      <w:r w:rsidRPr="00BF6D8C">
        <w:rPr>
          <w:rFonts w:asciiTheme="minorHAnsi" w:hAnsiTheme="minorHAnsi" w:cs="Courier New"/>
          <w:szCs w:val="20"/>
        </w:rPr>
        <w:t>ConfigureFilterN( PbgProtnReg, 0x405FE5C</w:t>
      </w:r>
      <w:r>
        <w:rPr>
          <w:rFonts w:asciiTheme="minorHAnsi" w:hAnsiTheme="minorHAnsi" w:cs="Courier New"/>
          <w:szCs w:val="20"/>
        </w:rPr>
        <w:t xml:space="preserve">, </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cs="Courier New"/>
          <w:szCs w:val="20"/>
        </w:rPr>
        <w:t>);</w:t>
      </w:r>
    </w:p>
    <w:p w:rsidR="00140CC2" w:rsidRPr="00BF6D8C" w:rsidRDefault="00140CC2" w:rsidP="00140CC2">
      <w:pPr>
        <w:rPr>
          <w:rFonts w:asciiTheme="minorHAnsi" w:hAnsiTheme="minorHAnsi"/>
          <w:szCs w:val="20"/>
        </w:rPr>
      </w:pPr>
    </w:p>
    <w:p w:rsidR="00140CC2" w:rsidRPr="00BF6D8C" w:rsidRDefault="00140CC2" w:rsidP="00140CC2">
      <w:pPr>
        <w:rPr>
          <w:rFonts w:asciiTheme="minorHAnsi" w:hAnsiTheme="minorHAnsi" w:cs="Courier New"/>
          <w:color w:val="00B050"/>
          <w:szCs w:val="20"/>
        </w:rPr>
      </w:pPr>
      <w:r>
        <w:rPr>
          <w:rFonts w:asciiTheme="minorHAnsi" w:hAnsiTheme="minorHAnsi"/>
          <w:szCs w:val="20"/>
        </w:rPr>
        <w:t xml:space="preserve">    </w:t>
      </w:r>
      <w:r w:rsidRPr="00BF6D8C">
        <w:rPr>
          <w:rFonts w:asciiTheme="minorHAnsi" w:hAnsiTheme="minorHAnsi"/>
          <w:szCs w:val="20"/>
        </w:rPr>
        <w:t xml:space="preserve"> </w:t>
      </w:r>
      <w:r w:rsidRPr="00BF6D8C">
        <w:rPr>
          <w:rFonts w:asciiTheme="minorHAnsi" w:hAnsiTheme="minorHAnsi" w:cs="Courier New"/>
          <w:color w:val="00B050"/>
          <w:szCs w:val="20"/>
        </w:rPr>
        <w:t>//read from the port, should generate error</w:t>
      </w:r>
    </w:p>
    <w:p w:rsidR="00140CC2" w:rsidRPr="00BF6D8C" w:rsidRDefault="00140CC2" w:rsidP="00140CC2">
      <w:pPr>
        <w:rPr>
          <w:rFonts w:asciiTheme="minorHAnsi" w:hAnsiTheme="minorHAnsi" w:cs="Courier New"/>
          <w:szCs w:val="20"/>
        </w:rPr>
      </w:pPr>
      <w:r w:rsidRPr="00BF6D8C">
        <w:rPr>
          <w:rFonts w:asciiTheme="minorHAnsi" w:hAnsiTheme="minorHAnsi"/>
          <w:szCs w:val="20"/>
        </w:rPr>
        <w:t xml:space="preserve">     </w:t>
      </w:r>
      <w:r w:rsidRPr="00BF6D8C">
        <w:rPr>
          <w:rFonts w:asciiTheme="minorHAnsi" w:hAnsiTheme="minorHAnsi" w:cs="Courier New"/>
          <w:szCs w:val="20"/>
        </w:rPr>
        <w:t xml:space="preserve">Bucket = *PortReg; </w:t>
      </w:r>
    </w:p>
    <w:p w:rsidR="00140CC2" w:rsidRPr="00BF6D8C" w:rsidRDefault="00140CC2" w:rsidP="00140CC2">
      <w:pPr>
        <w:rPr>
          <w:rFonts w:asciiTheme="minorHAnsi" w:hAnsiTheme="minorHAnsi" w:cs="Courier New"/>
          <w:szCs w:val="20"/>
        </w:rPr>
      </w:pP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ChkForPBGErr</w:t>
      </w:r>
      <w:r>
        <w:rPr>
          <w:rFonts w:asciiTheme="minorHAnsi" w:hAnsiTheme="minorHAnsi" w:cs="Courier New"/>
          <w:szCs w:val="20"/>
        </w:rPr>
        <w:t>(</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cs="Courier New"/>
          <w:szCs w:val="20"/>
        </w:rPr>
        <w:t>);</w:t>
      </w:r>
    </w:p>
    <w:p w:rsidR="00140CC2" w:rsidRPr="00BF6D8C" w:rsidRDefault="00140CC2" w:rsidP="00140CC2">
      <w:pPr>
        <w:autoSpaceDE w:val="0"/>
        <w:autoSpaceDN w:val="0"/>
        <w:adjustRightInd w:val="0"/>
        <w:rPr>
          <w:rFonts w:asciiTheme="minorHAnsi" w:hAnsiTheme="minorHAnsi" w:cs="Courier New"/>
          <w:szCs w:val="20"/>
        </w:rPr>
      </w:pP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ChkForECMErr(</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cs="Courier New"/>
          <w:szCs w:val="20"/>
        </w:rPr>
        <w:t>);</w:t>
      </w:r>
    </w:p>
    <w:p w:rsidR="00140CC2" w:rsidRDefault="00140CC2" w:rsidP="00140CC2">
      <w:pPr>
        <w:rPr>
          <w:rFonts w:asciiTheme="minorHAnsi" w:hAnsiTheme="minorHAnsi" w:cs="Courier New"/>
          <w:szCs w:val="20"/>
        </w:rPr>
      </w:pPr>
    </w:p>
    <w:p w:rsidR="00140CC2" w:rsidRDefault="00140CC2" w:rsidP="00140CC2">
      <w:pPr>
        <w:rPr>
          <w:rFonts w:asciiTheme="minorHAnsi" w:hAnsiTheme="minorHAnsi"/>
          <w:szCs w:val="20"/>
        </w:rPr>
      </w:pPr>
      <w:r>
        <w:rPr>
          <w:rFonts w:asciiTheme="minorHAnsi" w:hAnsiTheme="minorHAnsi" w:cs="Courier New"/>
          <w:szCs w:val="20"/>
        </w:rPr>
        <w:t xml:space="preserve">    if ( 0 &lt; (*</w:t>
      </w:r>
      <w:r w:rsidRPr="00F53E0C">
        <w:rPr>
          <w:rFonts w:asciiTheme="minorHAnsi" w:hAnsiTheme="minorHAnsi"/>
          <w:szCs w:val="20"/>
        </w:rPr>
        <w:t>TestFailSts</w:t>
      </w:r>
      <w:r>
        <w:rPr>
          <w:rFonts w:asciiTheme="minorHAnsi" w:hAnsiTheme="minorHAnsi"/>
          <w:szCs w:val="20"/>
        </w:rPr>
        <w:t>Ptr) )</w:t>
      </w:r>
    </w:p>
    <w:p w:rsidR="00140CC2" w:rsidRDefault="00140CC2" w:rsidP="00140CC2">
      <w:pPr>
        <w:rPr>
          <w:rFonts w:asciiTheme="minorHAnsi" w:hAnsiTheme="minorHAnsi"/>
          <w:szCs w:val="20"/>
        </w:rPr>
      </w:pPr>
      <w:r>
        <w:rPr>
          <w:rFonts w:asciiTheme="minorHAnsi" w:hAnsiTheme="minorHAnsi"/>
          <w:szCs w:val="20"/>
        </w:rPr>
        <w:t xml:space="preserve">          </w:t>
      </w:r>
      <w:r>
        <w:rPr>
          <w:rFonts w:asciiTheme="minorHAnsi" w:hAnsiTheme="minorHAnsi" w:cs="Courier New"/>
          <w:szCs w:val="20"/>
        </w:rPr>
        <w:t>*</w:t>
      </w:r>
      <w:r w:rsidRPr="00F53E0C">
        <w:rPr>
          <w:rFonts w:asciiTheme="minorHAnsi" w:hAnsiTheme="minorHAnsi"/>
          <w:szCs w:val="20"/>
        </w:rPr>
        <w:t>TestFailSts</w:t>
      </w:r>
      <w:r>
        <w:rPr>
          <w:rFonts w:asciiTheme="minorHAnsi" w:hAnsiTheme="minorHAnsi"/>
          <w:szCs w:val="20"/>
        </w:rPr>
        <w:t>Ptr |= 1&lt;&lt;6;</w:t>
      </w:r>
    </w:p>
    <w:p w:rsidR="00140CC2" w:rsidRDefault="00140CC2" w:rsidP="00140CC2">
      <w:pPr>
        <w:rPr>
          <w:rFonts w:asciiTheme="minorHAnsi" w:hAnsiTheme="minorHAnsi"/>
          <w:szCs w:val="20"/>
        </w:rPr>
      </w:pPr>
      <w:r>
        <w:rPr>
          <w:rFonts w:asciiTheme="minorHAnsi" w:hAnsiTheme="minorHAnsi"/>
          <w:szCs w:val="20"/>
        </w:rPr>
        <w:t xml:space="preserve">    else</w:t>
      </w:r>
    </w:p>
    <w:p w:rsidR="00140CC2" w:rsidRPr="00BF6D8C" w:rsidRDefault="00140CC2" w:rsidP="00140CC2">
      <w:pPr>
        <w:rPr>
          <w:rFonts w:asciiTheme="minorHAnsi" w:hAnsiTheme="minorHAnsi" w:cs="Courier New"/>
          <w:szCs w:val="20"/>
        </w:rPr>
      </w:pPr>
      <w:r>
        <w:rPr>
          <w:rFonts w:asciiTheme="minorHAnsi" w:hAnsiTheme="minorHAnsi"/>
          <w:szCs w:val="20"/>
        </w:rPr>
        <w:t xml:space="preserve">    {</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r>
        <w:rPr>
          <w:rFonts w:asciiTheme="minorHAnsi" w:hAnsiTheme="minorHAnsi" w:cs="Courier New"/>
          <w:szCs w:val="20"/>
        </w:rPr>
        <w:t xml:space="preserve">    </w:t>
      </w:r>
      <w:r w:rsidRPr="00BF6D8C">
        <w:rPr>
          <w:rFonts w:asciiTheme="minorHAnsi" w:hAnsiTheme="minorHAnsi" w:cs="Courier New"/>
          <w:szCs w:val="20"/>
        </w:rPr>
        <w:t xml:space="preserve">   </w:t>
      </w:r>
      <w:r w:rsidRPr="00BF6D8C">
        <w:rPr>
          <w:rFonts w:asciiTheme="minorHAnsi" w:hAnsiTheme="minorHAnsi" w:cs="Courier New"/>
          <w:color w:val="00B050"/>
          <w:szCs w:val="20"/>
        </w:rPr>
        <w:t xml:space="preserve">// write to the </w:t>
      </w:r>
      <w:r>
        <w:rPr>
          <w:rFonts w:asciiTheme="minorHAnsi" w:hAnsiTheme="minorHAnsi" w:cs="Courier New"/>
          <w:color w:val="00B050"/>
          <w:szCs w:val="20"/>
        </w:rPr>
        <w:t>port</w:t>
      </w:r>
      <w:r w:rsidRPr="00BF6D8C">
        <w:rPr>
          <w:rFonts w:asciiTheme="minorHAnsi" w:hAnsiTheme="minorHAnsi" w:cs="Courier New"/>
          <w:color w:val="00B050"/>
          <w:szCs w:val="20"/>
        </w:rPr>
        <w:t xml:space="preserve">, should generate </w:t>
      </w:r>
      <w:r w:rsidRPr="00466A79">
        <w:rPr>
          <w:rFonts w:asciiTheme="minorHAnsi" w:hAnsiTheme="minorHAnsi" w:cs="Courier New"/>
          <w:color w:val="00B050"/>
          <w:szCs w:val="20"/>
        </w:rPr>
        <w:t xml:space="preserve">error    </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r>
        <w:rPr>
          <w:rFonts w:asciiTheme="minorHAnsi" w:hAnsiTheme="minorHAnsi" w:cs="Courier New"/>
          <w:szCs w:val="20"/>
        </w:rPr>
        <w:t xml:space="preserve">    </w:t>
      </w:r>
      <w:r w:rsidRPr="00BF6D8C">
        <w:rPr>
          <w:rFonts w:asciiTheme="minorHAnsi" w:hAnsiTheme="minorHAnsi" w:cs="Courier New"/>
          <w:szCs w:val="20"/>
        </w:rPr>
        <w:t xml:space="preserve">   *PortReg = Bucket;  </w:t>
      </w:r>
    </w:p>
    <w:p w:rsidR="00140CC2" w:rsidRPr="00BF6D8C" w:rsidRDefault="00140CC2" w:rsidP="00140CC2">
      <w:pPr>
        <w:autoSpaceDE w:val="0"/>
        <w:autoSpaceDN w:val="0"/>
        <w:adjustRightInd w:val="0"/>
        <w:rPr>
          <w:rFonts w:asciiTheme="minorHAnsi" w:hAnsiTheme="minorHAnsi" w:cs="Courier New"/>
          <w:szCs w:val="20"/>
        </w:rPr>
      </w:pP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 xml:space="preserve">    ChkForPBGErr(</w:t>
      </w:r>
      <w:r w:rsidRPr="00F53E0C">
        <w:rPr>
          <w:rFonts w:asciiTheme="minorHAnsi" w:hAnsiTheme="minorHAnsi"/>
          <w:szCs w:val="20"/>
        </w:rPr>
        <w:t>TestFailSts</w:t>
      </w:r>
      <w:r>
        <w:rPr>
          <w:rFonts w:asciiTheme="minorHAnsi" w:hAnsiTheme="minorHAnsi"/>
          <w:szCs w:val="20"/>
        </w:rPr>
        <w:t>Ptr</w:t>
      </w:r>
      <w:r>
        <w:rPr>
          <w:rFonts w:asciiTheme="minorHAnsi" w:hAnsiTheme="minorHAnsi" w:cs="Courier New"/>
          <w:szCs w:val="20"/>
        </w:rPr>
        <w:t>)</w:t>
      </w:r>
      <w:r w:rsidRPr="00BF6D8C">
        <w:rPr>
          <w:rFonts w:asciiTheme="minorHAnsi" w:hAnsiTheme="minorHAnsi" w:cs="Courier New"/>
          <w:szCs w:val="20"/>
        </w:rPr>
        <w:t>;</w:t>
      </w:r>
    </w:p>
    <w:p w:rsidR="00140CC2" w:rsidRPr="00BF6D8C" w:rsidRDefault="00140CC2" w:rsidP="00140CC2">
      <w:pPr>
        <w:autoSpaceDE w:val="0"/>
        <w:autoSpaceDN w:val="0"/>
        <w:adjustRightInd w:val="0"/>
        <w:rPr>
          <w:rFonts w:asciiTheme="minorHAnsi" w:hAnsiTheme="minorHAnsi" w:cs="Courier New"/>
          <w:szCs w:val="20"/>
        </w:rPr>
      </w:pPr>
    </w:p>
    <w:p w:rsidR="00140CC2"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 xml:space="preserve">    ChkForECMErr(</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cs="Courier New"/>
          <w:szCs w:val="20"/>
        </w:rPr>
        <w:t>);</w:t>
      </w:r>
    </w:p>
    <w:p w:rsidR="00140CC2" w:rsidRDefault="00140CC2" w:rsidP="00140CC2">
      <w:pPr>
        <w:autoSpaceDE w:val="0"/>
        <w:autoSpaceDN w:val="0"/>
        <w:adjustRightInd w:val="0"/>
        <w:rPr>
          <w:rFonts w:asciiTheme="minorHAnsi" w:hAnsiTheme="minorHAnsi" w:cs="Courier New"/>
          <w:szCs w:val="20"/>
        </w:rPr>
      </w:pPr>
    </w:p>
    <w:p w:rsidR="00140CC2" w:rsidRDefault="00140CC2" w:rsidP="00140CC2">
      <w:pPr>
        <w:rPr>
          <w:rFonts w:asciiTheme="minorHAnsi" w:hAnsiTheme="minorHAnsi"/>
          <w:szCs w:val="20"/>
        </w:rPr>
      </w:pPr>
      <w:r>
        <w:rPr>
          <w:rFonts w:asciiTheme="minorHAnsi" w:hAnsiTheme="minorHAnsi" w:cs="Courier New"/>
          <w:szCs w:val="20"/>
        </w:rPr>
        <w:t xml:space="preserve">       if ( 0 &lt; (*</w:t>
      </w:r>
      <w:r w:rsidRPr="00F53E0C">
        <w:rPr>
          <w:rFonts w:asciiTheme="minorHAnsi" w:hAnsiTheme="minorHAnsi"/>
          <w:szCs w:val="20"/>
        </w:rPr>
        <w:t>TestFailSts</w:t>
      </w:r>
      <w:r>
        <w:rPr>
          <w:rFonts w:asciiTheme="minorHAnsi" w:hAnsiTheme="minorHAnsi"/>
          <w:szCs w:val="20"/>
        </w:rPr>
        <w:t>Ptr) )</w:t>
      </w:r>
    </w:p>
    <w:p w:rsidR="00140CC2" w:rsidRPr="008F1002" w:rsidRDefault="00140CC2" w:rsidP="00140CC2">
      <w:pPr>
        <w:rPr>
          <w:rFonts w:asciiTheme="minorHAnsi" w:hAnsiTheme="minorHAnsi"/>
          <w:szCs w:val="20"/>
        </w:rPr>
      </w:pPr>
      <w:r>
        <w:rPr>
          <w:rFonts w:asciiTheme="minorHAnsi" w:hAnsiTheme="minorHAnsi"/>
          <w:szCs w:val="20"/>
        </w:rPr>
        <w:t xml:space="preserve">          </w:t>
      </w:r>
      <w:r>
        <w:rPr>
          <w:rFonts w:asciiTheme="minorHAnsi" w:hAnsiTheme="minorHAnsi" w:cs="Courier New"/>
          <w:szCs w:val="20"/>
        </w:rPr>
        <w:t>*</w:t>
      </w:r>
      <w:r w:rsidRPr="00F53E0C">
        <w:rPr>
          <w:rFonts w:asciiTheme="minorHAnsi" w:hAnsiTheme="minorHAnsi"/>
          <w:szCs w:val="20"/>
        </w:rPr>
        <w:t>TestFailSts</w:t>
      </w:r>
      <w:r>
        <w:rPr>
          <w:rFonts w:asciiTheme="minorHAnsi" w:hAnsiTheme="minorHAnsi"/>
          <w:szCs w:val="20"/>
        </w:rPr>
        <w:t>Ptr |= 1&lt;&lt;7;</w:t>
      </w: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lastRenderedPageBreak/>
        <w:tab/>
      </w:r>
      <w:r w:rsidRPr="00BF6D8C">
        <w:rPr>
          <w:rFonts w:asciiTheme="minorHAnsi" w:hAnsiTheme="minorHAnsi" w:cs="Courier New"/>
          <w:szCs w:val="20"/>
        </w:rPr>
        <w:tab/>
      </w:r>
    </w:p>
    <w:p w:rsidR="00140CC2" w:rsidRPr="00BF6D8C" w:rsidRDefault="00140CC2" w:rsidP="00140CC2">
      <w:pPr>
        <w:autoSpaceDE w:val="0"/>
        <w:autoSpaceDN w:val="0"/>
        <w:adjustRightInd w:val="0"/>
        <w:rPr>
          <w:rFonts w:asciiTheme="minorHAnsi" w:hAnsiTheme="minorHAnsi" w:cs="Courier New"/>
          <w:color w:val="00B050"/>
          <w:szCs w:val="20"/>
        </w:rPr>
      </w:pPr>
      <w:r w:rsidRPr="00BF6D8C">
        <w:rPr>
          <w:rFonts w:asciiTheme="minorHAnsi" w:hAnsiTheme="minorHAnsi" w:cs="Courier New"/>
          <w:color w:val="00B050"/>
          <w:szCs w:val="20"/>
        </w:rPr>
        <w:t xml:space="preserve">    // Restore PBG register value </w:t>
      </w:r>
    </w:p>
    <w:p w:rsidR="00140CC2"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ConfigureFilterN( PbgProtnReg, SavePbgProtReg</w:t>
      </w:r>
      <w:r>
        <w:rPr>
          <w:rFonts w:asciiTheme="minorHAnsi" w:hAnsiTheme="minorHAnsi" w:cs="Courier New"/>
          <w:szCs w:val="20"/>
        </w:rPr>
        <w:t xml:space="preserve">, </w:t>
      </w:r>
      <w:r w:rsidRPr="00F53E0C">
        <w:rPr>
          <w:rFonts w:asciiTheme="minorHAnsi" w:hAnsiTheme="minorHAnsi"/>
          <w:szCs w:val="20"/>
        </w:rPr>
        <w:t>TestFailSts</w:t>
      </w:r>
      <w:r>
        <w:rPr>
          <w:rFonts w:asciiTheme="minorHAnsi" w:hAnsiTheme="minorHAnsi"/>
          <w:szCs w:val="20"/>
        </w:rPr>
        <w:t>Ptr</w:t>
      </w:r>
      <w:r>
        <w:rPr>
          <w:rFonts w:asciiTheme="minorHAnsi" w:hAnsiTheme="minorHAnsi" w:cs="Courier New"/>
          <w:szCs w:val="20"/>
        </w:rPr>
        <w:t xml:space="preserve">); </w:t>
      </w:r>
    </w:p>
    <w:p w:rsidR="00140CC2" w:rsidRDefault="00140CC2" w:rsidP="00140CC2">
      <w:pPr>
        <w:autoSpaceDE w:val="0"/>
        <w:autoSpaceDN w:val="0"/>
        <w:adjustRightInd w:val="0"/>
        <w:rPr>
          <w:rFonts w:asciiTheme="minorHAnsi" w:hAnsiTheme="minorHAnsi" w:cs="Courier New"/>
          <w:szCs w:val="20"/>
        </w:rPr>
      </w:pPr>
    </w:p>
    <w:p w:rsidR="00140CC2" w:rsidRPr="00D62565"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LoopCntr++;</w:t>
      </w:r>
    </w:p>
    <w:p w:rsidR="00140CC2" w:rsidRDefault="00140CC2" w:rsidP="00140CC2">
      <w:pPr>
        <w:rPr>
          <w:rFonts w:asciiTheme="minorHAnsi" w:hAnsiTheme="minorHAnsi"/>
          <w:szCs w:val="20"/>
        </w:rPr>
      </w:pPr>
      <w:r>
        <w:rPr>
          <w:rFonts w:asciiTheme="minorHAnsi" w:hAnsiTheme="minorHAnsi"/>
          <w:szCs w:val="20"/>
        </w:rPr>
        <w:t xml:space="preserve">   </w:t>
      </w:r>
      <w:r w:rsidRPr="00BF6D8C">
        <w:rPr>
          <w:rFonts w:asciiTheme="minorHAnsi" w:hAnsiTheme="minorHAnsi"/>
          <w:szCs w:val="20"/>
        </w:rPr>
        <w:t xml:space="preserve">} </w:t>
      </w:r>
    </w:p>
    <w:p w:rsidR="00140CC2" w:rsidRDefault="00140CC2" w:rsidP="00140CC2">
      <w:pPr>
        <w:rPr>
          <w:rFonts w:asciiTheme="minorHAnsi" w:hAnsiTheme="minorHAnsi"/>
          <w:szCs w:val="20"/>
        </w:rPr>
      </w:pPr>
    </w:p>
    <w:p w:rsidR="00140CC2" w:rsidRPr="006D026C" w:rsidRDefault="00140CC2" w:rsidP="00140CC2">
      <w:pPr>
        <w:rPr>
          <w:rFonts w:asciiTheme="minorHAnsi" w:hAnsiTheme="minorHAnsi"/>
          <w:szCs w:val="20"/>
        </w:rPr>
      </w:pPr>
      <w:r w:rsidRPr="006D026C">
        <w:rPr>
          <w:rFonts w:asciiTheme="minorHAnsi" w:hAnsiTheme="minorHAnsi"/>
          <w:szCs w:val="20"/>
        </w:rPr>
        <w:t xml:space="preserve">   if ( 0 &lt; (* TestFailStsPtr))</w:t>
      </w:r>
    </w:p>
    <w:p w:rsidR="00140CC2" w:rsidRPr="00772DE0" w:rsidRDefault="00140CC2" w:rsidP="00140CC2">
      <w:pPr>
        <w:autoSpaceDE w:val="0"/>
        <w:autoSpaceDN w:val="0"/>
        <w:adjustRightInd w:val="0"/>
        <w:rPr>
          <w:rFonts w:asciiTheme="minorHAnsi" w:hAnsiTheme="minorHAnsi" w:cs="Courier New"/>
          <w:color w:val="00B050"/>
          <w:szCs w:val="20"/>
        </w:rPr>
      </w:pPr>
      <w:r>
        <w:rPr>
          <w:rFonts w:asciiTheme="minorHAnsi" w:hAnsiTheme="minorHAnsi" w:cs="Courier New"/>
          <w:szCs w:val="20"/>
        </w:rPr>
        <w:t xml:space="preserve">   </w:t>
      </w:r>
      <w:r w:rsidRPr="006D026C">
        <w:rPr>
          <w:rFonts w:asciiTheme="minorHAnsi" w:hAnsiTheme="minorHAnsi" w:cs="Courier New"/>
          <w:szCs w:val="20"/>
        </w:rPr>
        <w:t xml:space="preserve">   *PbgStrtUpTestFailSts |= </w:t>
      </w:r>
      <w:r>
        <w:rPr>
          <w:rFonts w:asciiTheme="minorHAnsi" w:hAnsiTheme="minorHAnsi" w:cs="Courier New"/>
          <w:szCs w:val="20"/>
        </w:rPr>
        <w:t xml:space="preserve"> ( 0U &lt;&lt; 4)       |                            </w:t>
      </w:r>
      <w:r w:rsidRPr="00772DE0">
        <w:rPr>
          <w:rFonts w:asciiTheme="minorHAnsi" w:hAnsiTheme="minorHAnsi" w:cs="Courier New"/>
          <w:color w:val="00B050"/>
          <w:szCs w:val="20"/>
        </w:rPr>
        <w:t>//</w:t>
      </w:r>
      <w:r>
        <w:rPr>
          <w:rFonts w:asciiTheme="minorHAnsi" w:hAnsiTheme="minorHAnsi" w:cs="Courier New"/>
          <w:color w:val="00B050"/>
          <w:szCs w:val="20"/>
        </w:rPr>
        <w:t xml:space="preserve">[4:5]  </w:t>
      </w:r>
      <w:r w:rsidRPr="00772DE0">
        <w:rPr>
          <w:rFonts w:asciiTheme="minorHAnsi" w:hAnsiTheme="minorHAnsi" w:cs="Courier New"/>
          <w:color w:val="00B050"/>
          <w:szCs w:val="20"/>
        </w:rPr>
        <w:t xml:space="preserve"> 0B  </w:t>
      </w:r>
      <w:r w:rsidRPr="00772DE0">
        <w:rPr>
          <w:rFonts w:asciiTheme="minorHAnsi" w:hAnsiTheme="minorHAnsi" w:cs="Courier New"/>
          <w:color w:val="00B050"/>
          <w:szCs w:val="20"/>
        </w:rPr>
        <w:sym w:font="Wingdings" w:char="F0E0"/>
      </w:r>
      <w:r w:rsidRPr="00772DE0">
        <w:rPr>
          <w:rFonts w:asciiTheme="minorHAnsi" w:hAnsiTheme="minorHAnsi" w:cs="Courier New"/>
          <w:color w:val="00B050"/>
          <w:szCs w:val="20"/>
        </w:rPr>
        <w:t xml:space="preserve">  8 bit</w:t>
      </w:r>
    </w:p>
    <w:p w:rsidR="00140CC2" w:rsidRPr="006D026C" w:rsidRDefault="00140CC2" w:rsidP="00140CC2">
      <w:pPr>
        <w:autoSpaceDE w:val="0"/>
        <w:autoSpaceDN w:val="0"/>
        <w:adjustRightInd w:val="0"/>
        <w:rPr>
          <w:rFonts w:asciiTheme="minorHAnsi" w:hAnsiTheme="minorHAnsi" w:cs="Courier New"/>
          <w:szCs w:val="20"/>
        </w:rPr>
      </w:pPr>
      <w:r w:rsidRPr="006D026C">
        <w:rPr>
          <w:rFonts w:asciiTheme="minorHAnsi" w:hAnsiTheme="minorHAnsi" w:cs="Courier New"/>
          <w:szCs w:val="20"/>
        </w:rPr>
        <w:t xml:space="preserve">                        </w:t>
      </w:r>
      <w:r>
        <w:rPr>
          <w:rFonts w:asciiTheme="minorHAnsi" w:hAnsiTheme="minorHAnsi" w:cs="Courier New"/>
          <w:szCs w:val="20"/>
        </w:rPr>
        <w:t xml:space="preserve">                           </w:t>
      </w:r>
      <w:r w:rsidRPr="006D026C">
        <w:rPr>
          <w:rFonts w:asciiTheme="minorHAnsi" w:hAnsiTheme="minorHAnsi" w:cs="Courier New"/>
          <w:szCs w:val="20"/>
        </w:rPr>
        <w:t xml:space="preserve"> (uint32)(LoopCntr -1U);  </w:t>
      </w:r>
      <w:r>
        <w:rPr>
          <w:rFonts w:asciiTheme="minorHAnsi" w:hAnsiTheme="minorHAnsi" w:cs="Courier New"/>
          <w:szCs w:val="20"/>
        </w:rPr>
        <w:t xml:space="preserve">           </w:t>
      </w:r>
      <w:r w:rsidRPr="00772DE0">
        <w:rPr>
          <w:rFonts w:asciiTheme="minorHAnsi" w:hAnsiTheme="minorHAnsi" w:cs="Courier New"/>
          <w:color w:val="00B050"/>
          <w:szCs w:val="20"/>
        </w:rPr>
        <w:t>//index into 8 bit list</w:t>
      </w:r>
    </w:p>
    <w:p w:rsidR="00140CC2" w:rsidRDefault="00140CC2" w:rsidP="00140CC2">
      <w:pPr>
        <w:rPr>
          <w:rFonts w:asciiTheme="minorHAnsi" w:hAnsiTheme="minorHAnsi"/>
          <w:szCs w:val="20"/>
        </w:rPr>
      </w:pPr>
    </w:p>
    <w:p w:rsidR="00140CC2" w:rsidRDefault="00140CC2" w:rsidP="00140CC2">
      <w:pPr>
        <w:rPr>
          <w:rFonts w:asciiTheme="minorHAnsi" w:hAnsiTheme="minorHAnsi"/>
          <w:szCs w:val="20"/>
        </w:rPr>
      </w:pPr>
      <w:r>
        <w:rPr>
          <w:rFonts w:asciiTheme="minorHAnsi" w:hAnsiTheme="minorHAnsi"/>
          <w:szCs w:val="20"/>
        </w:rPr>
        <w:t>}</w:t>
      </w:r>
    </w:p>
    <w:p w:rsidR="00140CC2" w:rsidRDefault="00140CC2" w:rsidP="00140CC2">
      <w:pPr>
        <w:rPr>
          <w:rFonts w:asciiTheme="minorHAnsi" w:hAnsiTheme="minorHAnsi"/>
          <w:color w:val="00B050"/>
          <w:szCs w:val="20"/>
        </w:rPr>
      </w:pPr>
      <w:r w:rsidRPr="00BF6D8C">
        <w:rPr>
          <w:rFonts w:asciiTheme="minorHAnsi" w:hAnsiTheme="minorHAnsi"/>
          <w:szCs w:val="20"/>
        </w:rPr>
        <w:t xml:space="preserve">} </w:t>
      </w:r>
      <w:r w:rsidRPr="00400BE0">
        <w:rPr>
          <w:rFonts w:asciiTheme="minorHAnsi" w:hAnsiTheme="minorHAnsi"/>
          <w:color w:val="00B050"/>
          <w:szCs w:val="20"/>
        </w:rPr>
        <w:t xml:space="preserve">// </w:t>
      </w:r>
      <w:r>
        <w:rPr>
          <w:rFonts w:asciiTheme="minorHAnsi" w:hAnsiTheme="minorHAnsi"/>
          <w:color w:val="00B050"/>
          <w:szCs w:val="20"/>
        </w:rPr>
        <w:t>testPbg8</w:t>
      </w:r>
      <w:r w:rsidRPr="00400BE0">
        <w:rPr>
          <w:rFonts w:asciiTheme="minorHAnsi" w:hAnsiTheme="minorHAnsi"/>
          <w:color w:val="00B050"/>
          <w:szCs w:val="20"/>
        </w:rPr>
        <w:t>BitTargets</w:t>
      </w:r>
    </w:p>
    <w:p w:rsidR="00140CC2" w:rsidRPr="00BF6D8C" w:rsidRDefault="00140CC2" w:rsidP="00140CC2">
      <w:pPr>
        <w:rPr>
          <w:rFonts w:asciiTheme="minorHAnsi" w:hAnsiTheme="minorHAnsi"/>
          <w:szCs w:val="20"/>
        </w:rPr>
      </w:pPr>
    </w:p>
    <w:p w:rsidR="00140CC2" w:rsidRPr="00BF6D8C" w:rsidRDefault="00140CC2" w:rsidP="00140CC2">
      <w:pPr>
        <w:rPr>
          <w:rFonts w:asciiTheme="minorHAnsi" w:hAnsiTheme="minorHAnsi"/>
          <w:szCs w:val="20"/>
        </w:rPr>
      </w:pPr>
    </w:p>
    <w:p w:rsidR="00140CC2" w:rsidRPr="00BF6D8C" w:rsidRDefault="00140CC2" w:rsidP="00140CC2">
      <w:pPr>
        <w:rPr>
          <w:rFonts w:asciiTheme="minorHAnsi" w:hAnsiTheme="minorHAnsi"/>
          <w:szCs w:val="20"/>
        </w:rPr>
      </w:pPr>
      <w:r w:rsidRPr="00BF6D8C">
        <w:rPr>
          <w:rFonts w:asciiTheme="minorHAnsi" w:hAnsiTheme="minorHAnsi"/>
          <w:szCs w:val="20"/>
        </w:rPr>
        <w:t>static void testPbg16BitTargets(</w:t>
      </w:r>
      <w:r>
        <w:rPr>
          <w:rFonts w:asciiTheme="minorHAnsi" w:hAnsiTheme="minorHAnsi"/>
          <w:szCs w:val="20"/>
        </w:rPr>
        <w:t xml:space="preserve">uint32* </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szCs w:val="20"/>
        </w:rPr>
        <w:t>)</w:t>
      </w:r>
    </w:p>
    <w:p w:rsidR="00140CC2" w:rsidRDefault="00140CC2" w:rsidP="00140CC2">
      <w:pPr>
        <w:rPr>
          <w:rFonts w:asciiTheme="minorHAnsi" w:hAnsiTheme="minorHAnsi"/>
          <w:szCs w:val="20"/>
        </w:rPr>
      </w:pPr>
      <w:r w:rsidRPr="00BF6D8C">
        <w:rPr>
          <w:rFonts w:asciiTheme="minorHAnsi" w:hAnsiTheme="minorHAnsi"/>
          <w:szCs w:val="20"/>
        </w:rPr>
        <w:t>{</w:t>
      </w:r>
    </w:p>
    <w:p w:rsidR="00140CC2" w:rsidRPr="00BF6D8C" w:rsidRDefault="00140CC2" w:rsidP="00140CC2">
      <w:pPr>
        <w:autoSpaceDE w:val="0"/>
        <w:autoSpaceDN w:val="0"/>
        <w:adjustRightInd w:val="0"/>
        <w:rPr>
          <w:rFonts w:asciiTheme="minorHAnsi" w:hAnsiTheme="minorHAnsi" w:cs="Courier New"/>
          <w:szCs w:val="20"/>
        </w:rPr>
      </w:pP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 xml:space="preserve">typedef struct </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uint32</w:t>
      </w:r>
      <w:r w:rsidRPr="00BF6D8C">
        <w:rPr>
          <w:rFonts w:asciiTheme="minorHAnsi" w:hAnsiTheme="minorHAnsi" w:cs="Courier New"/>
          <w:szCs w:val="20"/>
        </w:rPr>
        <w:t>* PbgProtnReg;</w:t>
      </w: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uint16</w:t>
      </w:r>
      <w:r w:rsidRPr="00BF6D8C">
        <w:rPr>
          <w:rFonts w:asciiTheme="minorHAnsi" w:hAnsiTheme="minorHAnsi" w:cs="Courier New"/>
          <w:szCs w:val="20"/>
        </w:rPr>
        <w:t>* PortReg;</w:t>
      </w: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}PbgTestRec;</w:t>
      </w:r>
    </w:p>
    <w:p w:rsidR="00140CC2" w:rsidRPr="00BF6D8C" w:rsidRDefault="00140CC2" w:rsidP="00140CC2">
      <w:pPr>
        <w:rPr>
          <w:rFonts w:asciiTheme="minorHAnsi" w:hAnsiTheme="minorHAnsi"/>
          <w:szCs w:val="20"/>
        </w:rPr>
      </w:pPr>
    </w:p>
    <w:p w:rsidR="00140CC2" w:rsidRPr="00BF6D8C" w:rsidRDefault="00140CC2" w:rsidP="00140CC2">
      <w:pPr>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PbgTestRec PbgTestRecAry[</w:t>
      </w:r>
      <w:r>
        <w:rPr>
          <w:rFonts w:asciiTheme="minorHAnsi" w:hAnsiTheme="minorHAnsi" w:cs="Courier New"/>
          <w:szCs w:val="20"/>
        </w:rPr>
        <w:t>1</w:t>
      </w:r>
      <w:r w:rsidRPr="00BF6D8C">
        <w:rPr>
          <w:rFonts w:asciiTheme="minorHAnsi" w:hAnsiTheme="minorHAnsi" w:cs="Courier New"/>
          <w:szCs w:val="20"/>
        </w:rPr>
        <w:t>]=</w:t>
      </w:r>
    </w:p>
    <w:p w:rsidR="00140CC2" w:rsidRPr="00BF6D8C" w:rsidRDefault="00140CC2" w:rsidP="00140CC2">
      <w:pPr>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w:t>
      </w:r>
    </w:p>
    <w:p w:rsidR="00140CC2" w:rsidRPr="004857E8"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4857E8">
        <w:rPr>
          <w:rFonts w:asciiTheme="minorHAnsi" w:hAnsiTheme="minorHAnsi" w:cs="Courier New"/>
          <w:szCs w:val="20"/>
        </w:rPr>
        <w:t>{&amp;PBGFSGD3ADPROT3,&amp;PORTPMC0}</w:t>
      </w:r>
    </w:p>
    <w:p w:rsidR="00140CC2" w:rsidRPr="00BF6D8C" w:rsidRDefault="00140CC2" w:rsidP="00140CC2">
      <w:pPr>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w:t>
      </w:r>
    </w:p>
    <w:p w:rsidR="00140CC2" w:rsidRPr="00BF6D8C" w:rsidRDefault="00140CC2" w:rsidP="00140CC2">
      <w:pPr>
        <w:rPr>
          <w:rFonts w:asciiTheme="minorHAnsi" w:hAnsiTheme="minorHAnsi"/>
          <w:szCs w:val="20"/>
        </w:rPr>
      </w:pPr>
    </w:p>
    <w:p w:rsidR="00140CC2" w:rsidRPr="00BF6D8C" w:rsidRDefault="00140CC2" w:rsidP="00140CC2">
      <w:pPr>
        <w:rPr>
          <w:rFonts w:asciiTheme="minorHAnsi" w:hAnsiTheme="minorHAnsi"/>
          <w:szCs w:val="20"/>
        </w:rPr>
      </w:pP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uint</w:t>
      </w:r>
      <w:r w:rsidRPr="00BF6D8C">
        <w:rPr>
          <w:rFonts w:asciiTheme="minorHAnsi" w:hAnsiTheme="minorHAnsi" w:cs="Courier New"/>
          <w:szCs w:val="20"/>
        </w:rPr>
        <w:t>32* PbgProtnReg;</w:t>
      </w: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 xml:space="preserve"> </w:t>
      </w:r>
      <w:r>
        <w:rPr>
          <w:rFonts w:asciiTheme="minorHAnsi" w:hAnsiTheme="minorHAnsi" w:cs="Courier New"/>
          <w:szCs w:val="20"/>
        </w:rPr>
        <w:t>uint16</w:t>
      </w:r>
      <w:r w:rsidRPr="00BF6D8C">
        <w:rPr>
          <w:rFonts w:asciiTheme="minorHAnsi" w:hAnsiTheme="minorHAnsi" w:cs="Courier New"/>
          <w:szCs w:val="20"/>
        </w:rPr>
        <w:t>* PortReg;</w:t>
      </w: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 xml:space="preserve"> </w:t>
      </w:r>
      <w:r>
        <w:rPr>
          <w:rFonts w:asciiTheme="minorHAnsi" w:hAnsiTheme="minorHAnsi" w:cs="Courier New"/>
          <w:szCs w:val="20"/>
        </w:rPr>
        <w:t>uint16</w:t>
      </w:r>
      <w:r w:rsidRPr="00BF6D8C">
        <w:rPr>
          <w:rFonts w:asciiTheme="minorHAnsi" w:hAnsiTheme="minorHAnsi" w:cs="Courier New"/>
          <w:szCs w:val="20"/>
        </w:rPr>
        <w:t xml:space="preserve">  volatile Bucket;</w:t>
      </w:r>
      <w:r>
        <w:rPr>
          <w:rFonts w:asciiTheme="minorHAnsi" w:hAnsiTheme="minorHAnsi" w:cs="Courier New"/>
          <w:szCs w:val="20"/>
        </w:rPr>
        <w:t xml:space="preserve">  </w:t>
      </w: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 xml:space="preserve"> </w:t>
      </w:r>
      <w:r>
        <w:rPr>
          <w:rFonts w:asciiTheme="minorHAnsi" w:hAnsiTheme="minorHAnsi" w:cs="Courier New"/>
          <w:szCs w:val="20"/>
        </w:rPr>
        <w:t>uint</w:t>
      </w:r>
      <w:r w:rsidRPr="00BF6D8C">
        <w:rPr>
          <w:rFonts w:asciiTheme="minorHAnsi" w:hAnsiTheme="minorHAnsi" w:cs="Courier New"/>
          <w:szCs w:val="20"/>
        </w:rPr>
        <w:t>32  SavePbgProtReg;</w:t>
      </w:r>
    </w:p>
    <w:p w:rsidR="00140CC2" w:rsidRPr="00BF6D8C" w:rsidRDefault="00140CC2" w:rsidP="00140CC2">
      <w:pPr>
        <w:rPr>
          <w:rFonts w:asciiTheme="minorHAnsi" w:hAnsiTheme="minorHAnsi"/>
          <w:szCs w:val="20"/>
        </w:rPr>
      </w:pPr>
    </w:p>
    <w:p w:rsidR="00140CC2" w:rsidRDefault="00140CC2" w:rsidP="00140CC2">
      <w:pPr>
        <w:rPr>
          <w:rFonts w:asciiTheme="minorHAnsi" w:hAnsiTheme="minorHAnsi" w:cs="Courier New"/>
          <w:szCs w:val="20"/>
        </w:rPr>
      </w:pPr>
      <w:r>
        <w:rPr>
          <w:rFonts w:asciiTheme="minorHAnsi" w:hAnsiTheme="minorHAnsi"/>
          <w:szCs w:val="20"/>
        </w:rPr>
        <w:t xml:space="preserve">  </w:t>
      </w:r>
      <w:r>
        <w:rPr>
          <w:rFonts w:asciiTheme="minorHAnsi" w:hAnsiTheme="minorHAnsi" w:cs="Courier New"/>
          <w:szCs w:val="20"/>
        </w:rPr>
        <w:t xml:space="preserve">uint8 </w:t>
      </w:r>
      <w:r w:rsidRPr="00BF6D8C">
        <w:rPr>
          <w:rFonts w:asciiTheme="minorHAnsi" w:hAnsiTheme="minorHAnsi" w:cs="Courier New"/>
          <w:szCs w:val="20"/>
        </w:rPr>
        <w:t xml:space="preserve"> LoopCntr</w:t>
      </w:r>
      <w:r>
        <w:rPr>
          <w:rFonts w:asciiTheme="minorHAnsi" w:hAnsiTheme="minorHAnsi" w:cs="Courier New"/>
          <w:szCs w:val="20"/>
        </w:rPr>
        <w:t xml:space="preserve"> = 0</w:t>
      </w:r>
      <w:r w:rsidRPr="00BF6D8C">
        <w:rPr>
          <w:rFonts w:asciiTheme="minorHAnsi" w:hAnsiTheme="minorHAnsi" w:cs="Courier New"/>
          <w:szCs w:val="20"/>
        </w:rPr>
        <w:t>;</w:t>
      </w:r>
    </w:p>
    <w:p w:rsidR="00140CC2" w:rsidRPr="00772DE0" w:rsidRDefault="00140CC2" w:rsidP="00140CC2">
      <w:pPr>
        <w:rPr>
          <w:rFonts w:asciiTheme="minorHAnsi" w:hAnsiTheme="minorHAnsi" w:cs="Courier New"/>
          <w:color w:val="00B050"/>
          <w:szCs w:val="20"/>
        </w:rPr>
      </w:pPr>
      <w:r w:rsidRPr="00772DE0">
        <w:rPr>
          <w:rFonts w:asciiTheme="minorHAnsi" w:hAnsiTheme="minorHAnsi" w:cs="Courier New"/>
          <w:color w:val="00B050"/>
          <w:szCs w:val="20"/>
        </w:rPr>
        <w:t>// while  ( LoopCntr &lt; ?U  &amp;&amp; (0 == (*</w:t>
      </w:r>
      <w:r w:rsidRPr="00772DE0">
        <w:rPr>
          <w:rFonts w:asciiTheme="minorHAnsi" w:hAnsiTheme="minorHAnsi"/>
          <w:color w:val="00B050"/>
          <w:szCs w:val="20"/>
        </w:rPr>
        <w:t>TestFailStsPtr))</w:t>
      </w:r>
      <w:r w:rsidRPr="00772DE0">
        <w:rPr>
          <w:rFonts w:asciiTheme="minorHAnsi" w:hAnsiTheme="minorHAnsi" w:cs="Courier New"/>
          <w:color w:val="00B050"/>
          <w:szCs w:val="20"/>
        </w:rPr>
        <w:t xml:space="preserve"> )  </w:t>
      </w:r>
      <w:r>
        <w:rPr>
          <w:rFonts w:asciiTheme="minorHAnsi" w:hAnsiTheme="minorHAnsi" w:cs="Courier New"/>
          <w:color w:val="00B050"/>
          <w:szCs w:val="20"/>
        </w:rPr>
        <w:t xml:space="preserve">      // if more of these are added</w:t>
      </w: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w:t>
      </w: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PbgProtnReg = PbgTestRecAry[LoopCntr].PbgProtnReg;  </w:t>
      </w: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PortReg     </w:t>
      </w:r>
      <w:r>
        <w:rPr>
          <w:rFonts w:asciiTheme="minorHAnsi" w:hAnsiTheme="minorHAnsi" w:cs="Courier New"/>
          <w:szCs w:val="20"/>
        </w:rPr>
        <w:t xml:space="preserve">      </w:t>
      </w:r>
      <w:r w:rsidRPr="00BF6D8C">
        <w:rPr>
          <w:rFonts w:asciiTheme="minorHAnsi" w:hAnsiTheme="minorHAnsi" w:cs="Courier New"/>
          <w:szCs w:val="20"/>
        </w:rPr>
        <w:t xml:space="preserve">= PbgTestRecAry[LoopCntr].PortReg;  </w:t>
      </w:r>
    </w:p>
    <w:p w:rsidR="00140CC2" w:rsidRPr="00BF6D8C" w:rsidRDefault="00140CC2" w:rsidP="00140CC2">
      <w:pPr>
        <w:rPr>
          <w:rFonts w:asciiTheme="minorHAnsi" w:hAnsiTheme="minorHAnsi" w:cs="Courier New"/>
          <w:szCs w:val="20"/>
        </w:rPr>
      </w:pP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SavePbgProtReg = * PbgProtnReg;</w:t>
      </w:r>
    </w:p>
    <w:p w:rsidR="00140CC2" w:rsidRPr="00BF6D8C" w:rsidRDefault="00140CC2" w:rsidP="00140CC2">
      <w:pPr>
        <w:rPr>
          <w:rFonts w:asciiTheme="minorHAnsi" w:hAnsiTheme="minorHAnsi"/>
          <w:szCs w:val="20"/>
        </w:rPr>
      </w:pPr>
    </w:p>
    <w:p w:rsidR="00140CC2" w:rsidRPr="00BF6D8C" w:rsidRDefault="00140CC2" w:rsidP="00140CC2">
      <w:pPr>
        <w:rPr>
          <w:rFonts w:asciiTheme="minorHAnsi" w:hAnsiTheme="minorHAnsi"/>
          <w:color w:val="00B050"/>
          <w:szCs w:val="20"/>
        </w:rPr>
      </w:pPr>
      <w:r>
        <w:rPr>
          <w:rFonts w:asciiTheme="minorHAnsi" w:hAnsiTheme="minorHAnsi"/>
          <w:color w:val="00B050"/>
          <w:szCs w:val="20"/>
        </w:rPr>
        <w:t xml:space="preserve">     </w:t>
      </w:r>
      <w:r w:rsidRPr="00BF6D8C">
        <w:rPr>
          <w:rFonts w:asciiTheme="minorHAnsi" w:hAnsiTheme="minorHAnsi"/>
          <w:color w:val="00B050"/>
          <w:szCs w:val="20"/>
        </w:rPr>
        <w:t>//</w:t>
      </w:r>
      <w:r w:rsidRPr="00BF6D8C">
        <w:rPr>
          <w:rFonts w:asciiTheme="minorHAnsi" w:hAnsiTheme="minorHAnsi" w:cs="Courier New"/>
          <w:color w:val="00B050"/>
          <w:szCs w:val="20"/>
        </w:rPr>
        <w:t xml:space="preserve"> NO ACCESS PERMISSION 0x405FE5C  </w:t>
      </w:r>
    </w:p>
    <w:p w:rsidR="00140CC2" w:rsidRPr="00BF6D8C" w:rsidRDefault="00140CC2" w:rsidP="00140CC2">
      <w:pPr>
        <w:rPr>
          <w:rFonts w:asciiTheme="minorHAnsi" w:hAnsiTheme="minorHAnsi"/>
          <w:szCs w:val="20"/>
        </w:rPr>
      </w:pPr>
      <w:r>
        <w:rPr>
          <w:rFonts w:asciiTheme="minorHAnsi" w:hAnsiTheme="minorHAnsi"/>
          <w:szCs w:val="20"/>
        </w:rPr>
        <w:t xml:space="preserve">     </w:t>
      </w:r>
      <w:r w:rsidRPr="00BF6D8C">
        <w:rPr>
          <w:rFonts w:asciiTheme="minorHAnsi" w:hAnsiTheme="minorHAnsi" w:cs="Courier New"/>
          <w:szCs w:val="20"/>
        </w:rPr>
        <w:t>ConfigureFilterN( PbgProtnReg, 0x405FE5C</w:t>
      </w:r>
      <w:r>
        <w:rPr>
          <w:rFonts w:asciiTheme="minorHAnsi" w:hAnsiTheme="minorHAnsi" w:cs="Courier New"/>
          <w:szCs w:val="20"/>
        </w:rPr>
        <w:t xml:space="preserve">, </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cs="Courier New"/>
          <w:szCs w:val="20"/>
        </w:rPr>
        <w:t>);</w:t>
      </w:r>
    </w:p>
    <w:p w:rsidR="00140CC2" w:rsidRPr="00BF6D8C" w:rsidRDefault="00140CC2" w:rsidP="00140CC2">
      <w:pPr>
        <w:rPr>
          <w:rFonts w:asciiTheme="minorHAnsi" w:hAnsiTheme="minorHAnsi"/>
          <w:szCs w:val="20"/>
        </w:rPr>
      </w:pPr>
    </w:p>
    <w:p w:rsidR="00140CC2" w:rsidRPr="00BF6D8C" w:rsidRDefault="00140CC2" w:rsidP="00140CC2">
      <w:pPr>
        <w:rPr>
          <w:rFonts w:asciiTheme="minorHAnsi" w:hAnsiTheme="minorHAnsi" w:cs="Courier New"/>
          <w:color w:val="00B050"/>
          <w:szCs w:val="20"/>
        </w:rPr>
      </w:pPr>
      <w:r>
        <w:rPr>
          <w:rFonts w:asciiTheme="minorHAnsi" w:hAnsiTheme="minorHAnsi"/>
          <w:szCs w:val="20"/>
        </w:rPr>
        <w:t xml:space="preserve">    </w:t>
      </w:r>
      <w:r w:rsidRPr="00BF6D8C">
        <w:rPr>
          <w:rFonts w:asciiTheme="minorHAnsi" w:hAnsiTheme="minorHAnsi"/>
          <w:szCs w:val="20"/>
        </w:rPr>
        <w:t xml:space="preserve"> </w:t>
      </w:r>
      <w:r w:rsidRPr="00BF6D8C">
        <w:rPr>
          <w:rFonts w:asciiTheme="minorHAnsi" w:hAnsiTheme="minorHAnsi" w:cs="Courier New"/>
          <w:color w:val="00B050"/>
          <w:szCs w:val="20"/>
        </w:rPr>
        <w:t>//read from the port, should generate error</w:t>
      </w:r>
    </w:p>
    <w:p w:rsidR="00140CC2" w:rsidRPr="00BF6D8C" w:rsidRDefault="00140CC2" w:rsidP="00140CC2">
      <w:pPr>
        <w:rPr>
          <w:rFonts w:asciiTheme="minorHAnsi" w:hAnsiTheme="minorHAnsi" w:cs="Courier New"/>
          <w:szCs w:val="20"/>
        </w:rPr>
      </w:pPr>
      <w:r w:rsidRPr="00BF6D8C">
        <w:rPr>
          <w:rFonts w:asciiTheme="minorHAnsi" w:hAnsiTheme="minorHAnsi"/>
          <w:szCs w:val="20"/>
        </w:rPr>
        <w:t xml:space="preserve">     </w:t>
      </w:r>
      <w:r w:rsidRPr="00BF6D8C">
        <w:rPr>
          <w:rFonts w:asciiTheme="minorHAnsi" w:hAnsiTheme="minorHAnsi" w:cs="Courier New"/>
          <w:szCs w:val="20"/>
        </w:rPr>
        <w:t xml:space="preserve">Bucket = *PortReg; </w:t>
      </w:r>
    </w:p>
    <w:p w:rsidR="00140CC2" w:rsidRPr="00BF6D8C" w:rsidRDefault="00140CC2" w:rsidP="00140CC2">
      <w:pPr>
        <w:rPr>
          <w:rFonts w:asciiTheme="minorHAnsi" w:hAnsiTheme="minorHAnsi" w:cs="Courier New"/>
          <w:szCs w:val="20"/>
        </w:rPr>
      </w:pP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lastRenderedPageBreak/>
        <w:t xml:space="preserve">    ChkForPBGErr</w:t>
      </w:r>
      <w:r>
        <w:rPr>
          <w:rFonts w:asciiTheme="minorHAnsi" w:hAnsiTheme="minorHAnsi" w:cs="Courier New"/>
          <w:szCs w:val="20"/>
        </w:rPr>
        <w:t xml:space="preserve">( </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cs="Courier New"/>
          <w:szCs w:val="20"/>
        </w:rPr>
        <w:t>);</w:t>
      </w:r>
    </w:p>
    <w:p w:rsidR="00140CC2" w:rsidRPr="00BF6D8C" w:rsidRDefault="00140CC2" w:rsidP="00140CC2">
      <w:pPr>
        <w:autoSpaceDE w:val="0"/>
        <w:autoSpaceDN w:val="0"/>
        <w:adjustRightInd w:val="0"/>
        <w:rPr>
          <w:rFonts w:asciiTheme="minorHAnsi" w:hAnsiTheme="minorHAnsi" w:cs="Courier New"/>
          <w:szCs w:val="20"/>
        </w:rPr>
      </w:pP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ChkForECMErr(</w:t>
      </w:r>
      <w:r>
        <w:rPr>
          <w:rFonts w:asciiTheme="minorHAnsi" w:hAnsiTheme="minorHAnsi" w:cs="Courier New"/>
          <w:szCs w:val="20"/>
        </w:rPr>
        <w:t xml:space="preserve"> </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cs="Courier New"/>
          <w:szCs w:val="20"/>
        </w:rPr>
        <w:t>);</w:t>
      </w:r>
    </w:p>
    <w:p w:rsidR="00140CC2" w:rsidRDefault="00140CC2" w:rsidP="00140CC2">
      <w:pPr>
        <w:rPr>
          <w:rFonts w:asciiTheme="minorHAnsi" w:hAnsiTheme="minorHAnsi" w:cs="Courier New"/>
          <w:szCs w:val="20"/>
        </w:rPr>
      </w:pPr>
    </w:p>
    <w:p w:rsidR="00140CC2" w:rsidRDefault="00140CC2" w:rsidP="00140CC2">
      <w:pPr>
        <w:rPr>
          <w:rFonts w:asciiTheme="minorHAnsi" w:hAnsiTheme="minorHAnsi"/>
          <w:szCs w:val="20"/>
        </w:rPr>
      </w:pPr>
      <w:r>
        <w:rPr>
          <w:rFonts w:asciiTheme="minorHAnsi" w:hAnsiTheme="minorHAnsi" w:cs="Courier New"/>
          <w:szCs w:val="20"/>
        </w:rPr>
        <w:t xml:space="preserve">    if ( 0 &lt; (*</w:t>
      </w:r>
      <w:r w:rsidRPr="00F53E0C">
        <w:rPr>
          <w:rFonts w:asciiTheme="minorHAnsi" w:hAnsiTheme="minorHAnsi"/>
          <w:szCs w:val="20"/>
        </w:rPr>
        <w:t>TestFailSts</w:t>
      </w:r>
      <w:r>
        <w:rPr>
          <w:rFonts w:asciiTheme="minorHAnsi" w:hAnsiTheme="minorHAnsi"/>
          <w:szCs w:val="20"/>
        </w:rPr>
        <w:t>Ptr) )</w:t>
      </w:r>
    </w:p>
    <w:p w:rsidR="00140CC2" w:rsidRDefault="00140CC2" w:rsidP="00140CC2">
      <w:pPr>
        <w:rPr>
          <w:rFonts w:asciiTheme="minorHAnsi" w:hAnsiTheme="minorHAnsi"/>
          <w:szCs w:val="20"/>
        </w:rPr>
      </w:pPr>
      <w:r>
        <w:rPr>
          <w:rFonts w:asciiTheme="minorHAnsi" w:hAnsiTheme="minorHAnsi"/>
          <w:szCs w:val="20"/>
        </w:rPr>
        <w:t xml:space="preserve">          </w:t>
      </w:r>
      <w:r>
        <w:rPr>
          <w:rFonts w:asciiTheme="minorHAnsi" w:hAnsiTheme="minorHAnsi" w:cs="Courier New"/>
          <w:szCs w:val="20"/>
        </w:rPr>
        <w:t>*</w:t>
      </w:r>
      <w:r w:rsidRPr="00F53E0C">
        <w:rPr>
          <w:rFonts w:asciiTheme="minorHAnsi" w:hAnsiTheme="minorHAnsi"/>
          <w:szCs w:val="20"/>
        </w:rPr>
        <w:t>TestFailSts</w:t>
      </w:r>
      <w:r>
        <w:rPr>
          <w:rFonts w:asciiTheme="minorHAnsi" w:hAnsiTheme="minorHAnsi"/>
          <w:szCs w:val="20"/>
        </w:rPr>
        <w:t>Ptr |= 1&lt;&lt;6;</w:t>
      </w:r>
    </w:p>
    <w:p w:rsidR="00140CC2" w:rsidRDefault="00140CC2" w:rsidP="00140CC2">
      <w:pPr>
        <w:rPr>
          <w:rFonts w:asciiTheme="minorHAnsi" w:hAnsiTheme="minorHAnsi"/>
          <w:szCs w:val="20"/>
        </w:rPr>
      </w:pPr>
      <w:r>
        <w:rPr>
          <w:rFonts w:asciiTheme="minorHAnsi" w:hAnsiTheme="minorHAnsi"/>
          <w:szCs w:val="20"/>
        </w:rPr>
        <w:t xml:space="preserve">    else</w:t>
      </w:r>
    </w:p>
    <w:p w:rsidR="00140CC2" w:rsidRDefault="00140CC2" w:rsidP="00140CC2">
      <w:pPr>
        <w:rPr>
          <w:rFonts w:asciiTheme="minorHAnsi" w:hAnsiTheme="minorHAnsi" w:cs="Courier New"/>
          <w:szCs w:val="20"/>
        </w:rPr>
      </w:pPr>
      <w:r>
        <w:rPr>
          <w:rFonts w:asciiTheme="minorHAnsi" w:hAnsiTheme="minorHAnsi"/>
          <w:szCs w:val="20"/>
        </w:rPr>
        <w:t xml:space="preserve">    {</w:t>
      </w:r>
    </w:p>
    <w:p w:rsidR="00140CC2" w:rsidRPr="00BF6D8C" w:rsidRDefault="00140CC2" w:rsidP="00140CC2">
      <w:pPr>
        <w:rPr>
          <w:rFonts w:asciiTheme="minorHAnsi" w:hAnsiTheme="minorHAnsi" w:cs="Courier New"/>
          <w:szCs w:val="20"/>
        </w:rPr>
      </w:pP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r>
        <w:rPr>
          <w:rFonts w:asciiTheme="minorHAnsi" w:hAnsiTheme="minorHAnsi" w:cs="Courier New"/>
          <w:szCs w:val="20"/>
        </w:rPr>
        <w:t xml:space="preserve">    </w:t>
      </w:r>
      <w:r w:rsidRPr="00BF6D8C">
        <w:rPr>
          <w:rFonts w:asciiTheme="minorHAnsi" w:hAnsiTheme="minorHAnsi" w:cs="Courier New"/>
          <w:szCs w:val="20"/>
        </w:rPr>
        <w:t xml:space="preserve">   </w:t>
      </w:r>
      <w:r w:rsidRPr="00BF6D8C">
        <w:rPr>
          <w:rFonts w:asciiTheme="minorHAnsi" w:hAnsiTheme="minorHAnsi" w:cs="Courier New"/>
          <w:color w:val="00B050"/>
          <w:szCs w:val="20"/>
        </w:rPr>
        <w:t xml:space="preserve">// write to the </w:t>
      </w:r>
      <w:r>
        <w:rPr>
          <w:rFonts w:asciiTheme="minorHAnsi" w:hAnsiTheme="minorHAnsi" w:cs="Courier New"/>
          <w:color w:val="00B050"/>
          <w:szCs w:val="20"/>
        </w:rPr>
        <w:t>port</w:t>
      </w:r>
      <w:r w:rsidRPr="00BF6D8C">
        <w:rPr>
          <w:rFonts w:asciiTheme="minorHAnsi" w:hAnsiTheme="minorHAnsi" w:cs="Courier New"/>
          <w:color w:val="00B050"/>
          <w:szCs w:val="20"/>
        </w:rPr>
        <w:t xml:space="preserve">, should generate </w:t>
      </w:r>
      <w:r w:rsidRPr="00466A79">
        <w:rPr>
          <w:rFonts w:asciiTheme="minorHAnsi" w:hAnsiTheme="minorHAnsi" w:cs="Courier New"/>
          <w:color w:val="00B050"/>
          <w:szCs w:val="20"/>
        </w:rPr>
        <w:t xml:space="preserve">error    </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r>
        <w:rPr>
          <w:rFonts w:asciiTheme="minorHAnsi" w:hAnsiTheme="minorHAnsi" w:cs="Courier New"/>
          <w:szCs w:val="20"/>
        </w:rPr>
        <w:t xml:space="preserve">    </w:t>
      </w:r>
      <w:r w:rsidRPr="00BF6D8C">
        <w:rPr>
          <w:rFonts w:asciiTheme="minorHAnsi" w:hAnsiTheme="minorHAnsi" w:cs="Courier New"/>
          <w:szCs w:val="20"/>
        </w:rPr>
        <w:t xml:space="preserve">   *PortReg = Bucket;  </w:t>
      </w:r>
    </w:p>
    <w:p w:rsidR="00140CC2" w:rsidRPr="00BF6D8C" w:rsidRDefault="00140CC2" w:rsidP="00140CC2">
      <w:pPr>
        <w:autoSpaceDE w:val="0"/>
        <w:autoSpaceDN w:val="0"/>
        <w:adjustRightInd w:val="0"/>
        <w:rPr>
          <w:rFonts w:asciiTheme="minorHAnsi" w:hAnsiTheme="minorHAnsi" w:cs="Courier New"/>
          <w:szCs w:val="20"/>
        </w:rPr>
      </w:pP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 xml:space="preserve">    ChkForPBGErr(</w:t>
      </w:r>
      <w:r w:rsidRPr="00F53E0C">
        <w:rPr>
          <w:rFonts w:asciiTheme="minorHAnsi" w:hAnsiTheme="minorHAnsi"/>
          <w:szCs w:val="20"/>
        </w:rPr>
        <w:t>TestFailSts</w:t>
      </w:r>
      <w:r>
        <w:rPr>
          <w:rFonts w:asciiTheme="minorHAnsi" w:hAnsiTheme="minorHAnsi"/>
          <w:szCs w:val="20"/>
        </w:rPr>
        <w:t>Ptr</w:t>
      </w:r>
      <w:r>
        <w:rPr>
          <w:rFonts w:asciiTheme="minorHAnsi" w:hAnsiTheme="minorHAnsi" w:cs="Courier New"/>
          <w:szCs w:val="20"/>
        </w:rPr>
        <w:t>)</w:t>
      </w:r>
      <w:r w:rsidRPr="00BF6D8C">
        <w:rPr>
          <w:rFonts w:asciiTheme="minorHAnsi" w:hAnsiTheme="minorHAnsi" w:cs="Courier New"/>
          <w:szCs w:val="20"/>
        </w:rPr>
        <w:t>;</w:t>
      </w:r>
    </w:p>
    <w:p w:rsidR="00140CC2" w:rsidRPr="00BF6D8C" w:rsidRDefault="00140CC2" w:rsidP="00140CC2">
      <w:pPr>
        <w:autoSpaceDE w:val="0"/>
        <w:autoSpaceDN w:val="0"/>
        <w:adjustRightInd w:val="0"/>
        <w:rPr>
          <w:rFonts w:asciiTheme="minorHAnsi" w:hAnsiTheme="minorHAnsi" w:cs="Courier New"/>
          <w:szCs w:val="20"/>
        </w:rPr>
      </w:pPr>
    </w:p>
    <w:p w:rsidR="00140CC2"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 xml:space="preserve">    ChkForECMErr(</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cs="Courier New"/>
          <w:szCs w:val="20"/>
        </w:rPr>
        <w:t>);</w:t>
      </w:r>
    </w:p>
    <w:p w:rsidR="00140CC2" w:rsidRDefault="00140CC2" w:rsidP="00140CC2">
      <w:pPr>
        <w:autoSpaceDE w:val="0"/>
        <w:autoSpaceDN w:val="0"/>
        <w:adjustRightInd w:val="0"/>
        <w:rPr>
          <w:rFonts w:asciiTheme="minorHAnsi" w:hAnsiTheme="minorHAnsi" w:cs="Courier New"/>
          <w:szCs w:val="20"/>
        </w:rPr>
      </w:pPr>
    </w:p>
    <w:p w:rsidR="00140CC2" w:rsidRDefault="00140CC2" w:rsidP="00140CC2">
      <w:pPr>
        <w:rPr>
          <w:rFonts w:asciiTheme="minorHAnsi" w:hAnsiTheme="minorHAnsi"/>
          <w:szCs w:val="20"/>
        </w:rPr>
      </w:pPr>
      <w:r>
        <w:rPr>
          <w:rFonts w:asciiTheme="minorHAnsi" w:hAnsiTheme="minorHAnsi" w:cs="Courier New"/>
          <w:szCs w:val="20"/>
        </w:rPr>
        <w:t xml:space="preserve">        if ( 0 &lt; (*</w:t>
      </w:r>
      <w:r w:rsidRPr="00F53E0C">
        <w:rPr>
          <w:rFonts w:asciiTheme="minorHAnsi" w:hAnsiTheme="minorHAnsi"/>
          <w:szCs w:val="20"/>
        </w:rPr>
        <w:t>TestFailSts</w:t>
      </w:r>
      <w:r>
        <w:rPr>
          <w:rFonts w:asciiTheme="minorHAnsi" w:hAnsiTheme="minorHAnsi"/>
          <w:szCs w:val="20"/>
        </w:rPr>
        <w:t>Ptr) )</w:t>
      </w:r>
    </w:p>
    <w:p w:rsidR="00140CC2" w:rsidRPr="008F1002" w:rsidRDefault="00140CC2" w:rsidP="00140CC2">
      <w:pPr>
        <w:rPr>
          <w:rFonts w:asciiTheme="minorHAnsi" w:hAnsiTheme="minorHAnsi"/>
          <w:szCs w:val="20"/>
        </w:rPr>
      </w:pPr>
      <w:r>
        <w:rPr>
          <w:rFonts w:asciiTheme="minorHAnsi" w:hAnsiTheme="minorHAnsi"/>
          <w:szCs w:val="20"/>
        </w:rPr>
        <w:t xml:space="preserve">           </w:t>
      </w:r>
      <w:r>
        <w:rPr>
          <w:rFonts w:asciiTheme="minorHAnsi" w:hAnsiTheme="minorHAnsi" w:cs="Courier New"/>
          <w:szCs w:val="20"/>
        </w:rPr>
        <w:t>*</w:t>
      </w:r>
      <w:r w:rsidRPr="00F53E0C">
        <w:rPr>
          <w:rFonts w:asciiTheme="minorHAnsi" w:hAnsiTheme="minorHAnsi"/>
          <w:szCs w:val="20"/>
        </w:rPr>
        <w:t>TestFailSts</w:t>
      </w:r>
      <w:r>
        <w:rPr>
          <w:rFonts w:asciiTheme="minorHAnsi" w:hAnsiTheme="minorHAnsi"/>
          <w:szCs w:val="20"/>
        </w:rPr>
        <w:t>Ptr |= 1&lt;&lt;7;</w:t>
      </w: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ab/>
      </w:r>
      <w:r w:rsidRPr="00BF6D8C">
        <w:rPr>
          <w:rFonts w:asciiTheme="minorHAnsi" w:hAnsiTheme="minorHAnsi" w:cs="Courier New"/>
          <w:szCs w:val="20"/>
        </w:rPr>
        <w:tab/>
      </w:r>
    </w:p>
    <w:p w:rsidR="00140CC2" w:rsidRPr="00BF6D8C" w:rsidRDefault="00140CC2" w:rsidP="00140CC2">
      <w:pPr>
        <w:autoSpaceDE w:val="0"/>
        <w:autoSpaceDN w:val="0"/>
        <w:adjustRightInd w:val="0"/>
        <w:rPr>
          <w:rFonts w:asciiTheme="minorHAnsi" w:hAnsiTheme="minorHAnsi" w:cs="Courier New"/>
          <w:color w:val="00B050"/>
          <w:szCs w:val="20"/>
        </w:rPr>
      </w:pPr>
      <w:r w:rsidRPr="00BF6D8C">
        <w:rPr>
          <w:rFonts w:asciiTheme="minorHAnsi" w:hAnsiTheme="minorHAnsi" w:cs="Courier New"/>
          <w:color w:val="00B050"/>
          <w:szCs w:val="20"/>
        </w:rPr>
        <w:t xml:space="preserve">    // Restore PBG register value </w:t>
      </w:r>
    </w:p>
    <w:p w:rsidR="00140CC2"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ConfigureFilterN( PbgProtnReg, SavePbgProtReg</w:t>
      </w:r>
      <w:r>
        <w:rPr>
          <w:rFonts w:asciiTheme="minorHAnsi" w:hAnsiTheme="minorHAnsi" w:cs="Courier New"/>
          <w:szCs w:val="20"/>
        </w:rPr>
        <w:t xml:space="preserve">, </w:t>
      </w:r>
      <w:r w:rsidRPr="00F53E0C">
        <w:rPr>
          <w:rFonts w:asciiTheme="minorHAnsi" w:hAnsiTheme="minorHAnsi"/>
          <w:szCs w:val="20"/>
        </w:rPr>
        <w:t>TestFailSts</w:t>
      </w:r>
      <w:r>
        <w:rPr>
          <w:rFonts w:asciiTheme="minorHAnsi" w:hAnsiTheme="minorHAnsi"/>
          <w:szCs w:val="20"/>
        </w:rPr>
        <w:t>Ptr</w:t>
      </w:r>
      <w:r>
        <w:rPr>
          <w:rFonts w:asciiTheme="minorHAnsi" w:hAnsiTheme="minorHAnsi" w:cs="Courier New"/>
          <w:szCs w:val="20"/>
        </w:rPr>
        <w:t xml:space="preserve">); </w:t>
      </w:r>
    </w:p>
    <w:p w:rsidR="00140CC2" w:rsidRDefault="00140CC2" w:rsidP="00140CC2">
      <w:pPr>
        <w:autoSpaceDE w:val="0"/>
        <w:autoSpaceDN w:val="0"/>
        <w:adjustRightInd w:val="0"/>
        <w:rPr>
          <w:rFonts w:asciiTheme="minorHAnsi" w:hAnsiTheme="minorHAnsi" w:cs="Courier New"/>
          <w:szCs w:val="20"/>
        </w:rPr>
      </w:pPr>
    </w:p>
    <w:p w:rsidR="00140CC2" w:rsidRPr="00D62565"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LoopCntr++;</w:t>
      </w:r>
    </w:p>
    <w:p w:rsidR="00140CC2" w:rsidRDefault="00140CC2" w:rsidP="00140CC2">
      <w:pPr>
        <w:rPr>
          <w:rFonts w:asciiTheme="minorHAnsi" w:hAnsiTheme="minorHAnsi"/>
          <w:szCs w:val="20"/>
        </w:rPr>
      </w:pPr>
      <w:r>
        <w:rPr>
          <w:rFonts w:asciiTheme="minorHAnsi" w:hAnsiTheme="minorHAnsi"/>
          <w:szCs w:val="20"/>
        </w:rPr>
        <w:t xml:space="preserve">   </w:t>
      </w:r>
      <w:r w:rsidRPr="00BF6D8C">
        <w:rPr>
          <w:rFonts w:asciiTheme="minorHAnsi" w:hAnsiTheme="minorHAnsi"/>
          <w:szCs w:val="20"/>
        </w:rPr>
        <w:t xml:space="preserve">} </w:t>
      </w:r>
    </w:p>
    <w:p w:rsidR="00140CC2" w:rsidRDefault="00140CC2" w:rsidP="00140CC2">
      <w:pPr>
        <w:rPr>
          <w:rFonts w:asciiTheme="minorHAnsi" w:hAnsiTheme="minorHAnsi"/>
          <w:szCs w:val="20"/>
        </w:rPr>
      </w:pPr>
    </w:p>
    <w:p w:rsidR="00140CC2" w:rsidRPr="006D026C" w:rsidRDefault="00140CC2" w:rsidP="00140CC2">
      <w:pPr>
        <w:rPr>
          <w:rFonts w:asciiTheme="minorHAnsi" w:hAnsiTheme="minorHAnsi"/>
          <w:szCs w:val="20"/>
        </w:rPr>
      </w:pPr>
      <w:r w:rsidRPr="006D026C">
        <w:rPr>
          <w:rFonts w:asciiTheme="minorHAnsi" w:hAnsiTheme="minorHAnsi"/>
          <w:szCs w:val="20"/>
        </w:rPr>
        <w:t xml:space="preserve">   if ( 0 &lt; (* TestFailStsPtr))</w:t>
      </w:r>
    </w:p>
    <w:p w:rsidR="00140CC2"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6D026C">
        <w:rPr>
          <w:rFonts w:asciiTheme="minorHAnsi" w:hAnsiTheme="minorHAnsi" w:cs="Courier New"/>
          <w:szCs w:val="20"/>
        </w:rPr>
        <w:t xml:space="preserve">   *PbgStrtUpTestFailSts |= ((uint32)1U&lt;&lt;</w:t>
      </w:r>
      <w:r>
        <w:rPr>
          <w:rFonts w:asciiTheme="minorHAnsi" w:hAnsiTheme="minorHAnsi" w:cs="Courier New"/>
          <w:szCs w:val="20"/>
        </w:rPr>
        <w:t>4</w:t>
      </w:r>
      <w:r w:rsidRPr="006D026C">
        <w:rPr>
          <w:rFonts w:asciiTheme="minorHAnsi" w:hAnsiTheme="minorHAnsi" w:cs="Courier New"/>
          <w:szCs w:val="20"/>
        </w:rPr>
        <w:t>U) |</w:t>
      </w:r>
      <w:r>
        <w:rPr>
          <w:rFonts w:asciiTheme="minorHAnsi" w:hAnsiTheme="minorHAnsi" w:cs="Courier New"/>
          <w:szCs w:val="20"/>
        </w:rPr>
        <w:t xml:space="preserve">    </w:t>
      </w:r>
      <w:r w:rsidRPr="006D026C">
        <w:rPr>
          <w:rFonts w:asciiTheme="minorHAnsi" w:hAnsiTheme="minorHAnsi" w:cs="Courier New"/>
          <w:szCs w:val="20"/>
        </w:rPr>
        <w:t xml:space="preserve"> </w:t>
      </w:r>
      <w:r>
        <w:rPr>
          <w:rFonts w:asciiTheme="minorHAnsi" w:hAnsiTheme="minorHAnsi" w:cs="Courier New"/>
          <w:szCs w:val="20"/>
        </w:rPr>
        <w:t xml:space="preserve">               </w:t>
      </w:r>
      <w:r w:rsidRPr="006D026C">
        <w:rPr>
          <w:rFonts w:asciiTheme="minorHAnsi" w:hAnsiTheme="minorHAnsi" w:cs="Courier New"/>
          <w:szCs w:val="20"/>
        </w:rPr>
        <w:t xml:space="preserve"> </w:t>
      </w:r>
      <w:r w:rsidRPr="00772DE0">
        <w:rPr>
          <w:rFonts w:asciiTheme="minorHAnsi" w:hAnsiTheme="minorHAnsi" w:cs="Courier New"/>
          <w:color w:val="00B050"/>
          <w:szCs w:val="20"/>
        </w:rPr>
        <w:t>//</w:t>
      </w:r>
      <w:r>
        <w:rPr>
          <w:rFonts w:asciiTheme="minorHAnsi" w:hAnsiTheme="minorHAnsi" w:cs="Courier New"/>
          <w:color w:val="00B050"/>
          <w:szCs w:val="20"/>
        </w:rPr>
        <w:t xml:space="preserve">[4:5]  01B </w:t>
      </w:r>
      <w:r w:rsidRPr="00772DE0">
        <w:rPr>
          <w:rFonts w:asciiTheme="minorHAnsi" w:hAnsiTheme="minorHAnsi" w:cs="Courier New"/>
          <w:color w:val="00B050"/>
          <w:szCs w:val="20"/>
        </w:rPr>
        <w:sym w:font="Wingdings" w:char="F0E0"/>
      </w:r>
      <w:r>
        <w:rPr>
          <w:rFonts w:asciiTheme="minorHAnsi" w:hAnsiTheme="minorHAnsi" w:cs="Courier New"/>
          <w:color w:val="00B050"/>
          <w:szCs w:val="20"/>
        </w:rPr>
        <w:t xml:space="preserve"> 16</w:t>
      </w:r>
      <w:r w:rsidRPr="00772DE0">
        <w:rPr>
          <w:rFonts w:asciiTheme="minorHAnsi" w:hAnsiTheme="minorHAnsi" w:cs="Courier New"/>
          <w:color w:val="00B050"/>
          <w:szCs w:val="20"/>
        </w:rPr>
        <w:t xml:space="preserve"> bit</w:t>
      </w:r>
      <w:r w:rsidRPr="006D026C">
        <w:rPr>
          <w:rFonts w:asciiTheme="minorHAnsi" w:hAnsiTheme="minorHAnsi" w:cs="Courier New"/>
          <w:szCs w:val="20"/>
        </w:rPr>
        <w:t xml:space="preserve">                        </w:t>
      </w:r>
      <w:r>
        <w:rPr>
          <w:rFonts w:asciiTheme="minorHAnsi" w:hAnsiTheme="minorHAnsi" w:cs="Courier New"/>
          <w:szCs w:val="20"/>
        </w:rPr>
        <w:t xml:space="preserve">                           </w:t>
      </w:r>
      <w:r w:rsidRPr="006D026C">
        <w:rPr>
          <w:rFonts w:asciiTheme="minorHAnsi" w:hAnsiTheme="minorHAnsi" w:cs="Courier New"/>
          <w:szCs w:val="20"/>
        </w:rPr>
        <w:t xml:space="preserve"> </w:t>
      </w:r>
      <w:r>
        <w:rPr>
          <w:rFonts w:asciiTheme="minorHAnsi" w:hAnsiTheme="minorHAnsi" w:cs="Courier New"/>
          <w:szCs w:val="20"/>
        </w:rPr>
        <w:t xml:space="preserve">            </w:t>
      </w:r>
    </w:p>
    <w:p w:rsidR="00140CC2" w:rsidRPr="006D026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6D026C">
        <w:rPr>
          <w:rFonts w:asciiTheme="minorHAnsi" w:hAnsiTheme="minorHAnsi" w:cs="Courier New"/>
          <w:szCs w:val="20"/>
        </w:rPr>
        <w:t xml:space="preserve">(uint32)(LoopCntr -1U);  </w:t>
      </w:r>
      <w:r>
        <w:rPr>
          <w:rFonts w:asciiTheme="minorHAnsi" w:hAnsiTheme="minorHAnsi" w:cs="Courier New"/>
          <w:szCs w:val="20"/>
        </w:rPr>
        <w:t xml:space="preserve">          </w:t>
      </w:r>
      <w:r w:rsidRPr="00772DE0">
        <w:rPr>
          <w:rFonts w:asciiTheme="minorHAnsi" w:hAnsiTheme="minorHAnsi" w:cs="Courier New"/>
          <w:color w:val="00B050"/>
          <w:szCs w:val="20"/>
        </w:rPr>
        <w:t xml:space="preserve"> //index into 16 bit list</w:t>
      </w:r>
    </w:p>
    <w:p w:rsidR="00140CC2" w:rsidRPr="00BF6D8C" w:rsidRDefault="00140CC2" w:rsidP="00140CC2">
      <w:pPr>
        <w:rPr>
          <w:rFonts w:asciiTheme="minorHAnsi" w:hAnsiTheme="minorHAnsi"/>
          <w:szCs w:val="20"/>
        </w:rPr>
      </w:pPr>
    </w:p>
    <w:p w:rsidR="00140CC2" w:rsidRPr="00BF6D8C" w:rsidRDefault="00140CC2" w:rsidP="00140CC2">
      <w:pPr>
        <w:rPr>
          <w:rFonts w:asciiTheme="minorHAnsi" w:hAnsiTheme="minorHAnsi"/>
          <w:szCs w:val="20"/>
        </w:rPr>
      </w:pPr>
      <w:r w:rsidRPr="00BF6D8C">
        <w:rPr>
          <w:rFonts w:asciiTheme="minorHAnsi" w:hAnsiTheme="minorHAnsi"/>
          <w:szCs w:val="20"/>
        </w:rPr>
        <w:t xml:space="preserve">} </w:t>
      </w:r>
      <w:r w:rsidRPr="00400BE0">
        <w:rPr>
          <w:rFonts w:asciiTheme="minorHAnsi" w:hAnsiTheme="minorHAnsi"/>
          <w:color w:val="00B050"/>
          <w:szCs w:val="20"/>
        </w:rPr>
        <w:t xml:space="preserve">// </w:t>
      </w:r>
      <w:r>
        <w:rPr>
          <w:rFonts w:asciiTheme="minorHAnsi" w:hAnsiTheme="minorHAnsi"/>
          <w:color w:val="00B050"/>
          <w:szCs w:val="20"/>
        </w:rPr>
        <w:t>testPbg16</w:t>
      </w:r>
      <w:r w:rsidRPr="00400BE0">
        <w:rPr>
          <w:rFonts w:asciiTheme="minorHAnsi" w:hAnsiTheme="minorHAnsi"/>
          <w:color w:val="00B050"/>
          <w:szCs w:val="20"/>
        </w:rPr>
        <w:t>BitTargets</w:t>
      </w:r>
    </w:p>
    <w:p w:rsidR="00140CC2" w:rsidRDefault="00140CC2" w:rsidP="00140CC2">
      <w:pPr>
        <w:rPr>
          <w:rFonts w:asciiTheme="minorHAnsi" w:hAnsiTheme="minorHAnsi"/>
          <w:szCs w:val="20"/>
        </w:rPr>
      </w:pPr>
    </w:p>
    <w:p w:rsidR="00140CC2" w:rsidRPr="00BF6D8C" w:rsidRDefault="00140CC2" w:rsidP="00140CC2">
      <w:pPr>
        <w:rPr>
          <w:rFonts w:asciiTheme="minorHAnsi" w:hAnsiTheme="minorHAnsi"/>
          <w:szCs w:val="20"/>
        </w:rPr>
      </w:pPr>
    </w:p>
    <w:p w:rsidR="00140CC2" w:rsidRPr="00BF6D8C" w:rsidRDefault="00140CC2" w:rsidP="00140CC2">
      <w:pPr>
        <w:rPr>
          <w:rFonts w:asciiTheme="minorHAnsi" w:hAnsiTheme="minorHAnsi"/>
          <w:szCs w:val="20"/>
        </w:rPr>
      </w:pPr>
      <w:r w:rsidRPr="00BF6D8C">
        <w:rPr>
          <w:rFonts w:asciiTheme="minorHAnsi" w:hAnsiTheme="minorHAnsi"/>
          <w:szCs w:val="20"/>
        </w:rPr>
        <w:t xml:space="preserve">static void testPbg32BitTargets( </w:t>
      </w:r>
      <w:r>
        <w:rPr>
          <w:rFonts w:asciiTheme="minorHAnsi" w:hAnsiTheme="minorHAnsi"/>
          <w:szCs w:val="20"/>
        </w:rPr>
        <w:t xml:space="preserve"> uint32* </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szCs w:val="20"/>
        </w:rPr>
        <w:t>)</w:t>
      </w:r>
    </w:p>
    <w:p w:rsidR="00140CC2" w:rsidRPr="00BF6D8C" w:rsidRDefault="00140CC2" w:rsidP="00140CC2">
      <w:pPr>
        <w:rPr>
          <w:rFonts w:asciiTheme="minorHAnsi" w:hAnsiTheme="minorHAnsi"/>
          <w:szCs w:val="20"/>
        </w:rPr>
      </w:pPr>
      <w:r w:rsidRPr="00BF6D8C">
        <w:rPr>
          <w:rFonts w:asciiTheme="minorHAnsi" w:hAnsiTheme="minorHAnsi"/>
          <w:szCs w:val="20"/>
        </w:rPr>
        <w:t>{</w:t>
      </w:r>
    </w:p>
    <w:p w:rsidR="00140CC2" w:rsidRPr="00BF6D8C" w:rsidRDefault="00140CC2" w:rsidP="00140CC2">
      <w:pPr>
        <w:autoSpaceDE w:val="0"/>
        <w:autoSpaceDN w:val="0"/>
        <w:adjustRightInd w:val="0"/>
        <w:rPr>
          <w:rFonts w:asciiTheme="minorHAnsi" w:hAnsiTheme="minorHAnsi" w:cs="Courier New"/>
          <w:szCs w:val="20"/>
        </w:rPr>
      </w:pP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 xml:space="preserve">typedef struct </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uint</w:t>
      </w:r>
      <w:r w:rsidRPr="00BF6D8C">
        <w:rPr>
          <w:rFonts w:asciiTheme="minorHAnsi" w:hAnsiTheme="minorHAnsi" w:cs="Courier New"/>
          <w:szCs w:val="20"/>
        </w:rPr>
        <w:t>32* PbgProtnReg;</w:t>
      </w: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uint</w:t>
      </w:r>
      <w:r w:rsidRPr="00BF6D8C">
        <w:rPr>
          <w:rFonts w:asciiTheme="minorHAnsi" w:hAnsiTheme="minorHAnsi" w:cs="Courier New"/>
          <w:szCs w:val="20"/>
        </w:rPr>
        <w:t>32* PortReg;</w:t>
      </w: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}PbgTestRec;</w:t>
      </w:r>
    </w:p>
    <w:p w:rsidR="00140CC2" w:rsidRPr="00BF6D8C" w:rsidRDefault="00140CC2" w:rsidP="00140CC2">
      <w:pPr>
        <w:rPr>
          <w:rFonts w:asciiTheme="minorHAnsi" w:hAnsiTheme="minorHAnsi"/>
          <w:szCs w:val="20"/>
        </w:rPr>
      </w:pPr>
    </w:p>
    <w:p w:rsidR="00140CC2" w:rsidRPr="00BF6D8C" w:rsidRDefault="00140CC2" w:rsidP="00140CC2">
      <w:pPr>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PbgTestRec PbgTestRecAry[</w:t>
      </w:r>
      <w:r>
        <w:rPr>
          <w:rFonts w:asciiTheme="minorHAnsi" w:hAnsiTheme="minorHAnsi" w:cs="Courier New"/>
          <w:szCs w:val="20"/>
        </w:rPr>
        <w:t>2</w:t>
      </w:r>
      <w:r w:rsidRPr="00BF6D8C">
        <w:rPr>
          <w:rFonts w:asciiTheme="minorHAnsi" w:hAnsiTheme="minorHAnsi" w:cs="Courier New"/>
          <w:szCs w:val="20"/>
        </w:rPr>
        <w:t>]=</w:t>
      </w:r>
    </w:p>
    <w:p w:rsidR="00140CC2" w:rsidRPr="00BF6D8C" w:rsidRDefault="00140CC2" w:rsidP="00140CC2">
      <w:pPr>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r>
        <w:rPr>
          <w:rFonts w:asciiTheme="minorHAnsi" w:hAnsiTheme="minorHAnsi" w:cs="Courier New"/>
          <w:szCs w:val="20"/>
        </w:rPr>
        <w:t xml:space="preserve"> </w:t>
      </w:r>
      <w:r w:rsidRPr="00BF6D8C">
        <w:rPr>
          <w:rFonts w:asciiTheme="minorHAnsi" w:hAnsiTheme="minorHAnsi" w:cs="Courier New"/>
          <w:szCs w:val="20"/>
        </w:rPr>
        <w:t xml:space="preserve">  {&amp;PBGFSGD3ADPROT2,&amp;PORTJJPCR0_0},</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r>
        <w:rPr>
          <w:rFonts w:asciiTheme="minorHAnsi" w:hAnsiTheme="minorHAnsi" w:cs="Courier New"/>
          <w:szCs w:val="20"/>
        </w:rPr>
        <w:t xml:space="preserve"> </w:t>
      </w:r>
      <w:r w:rsidRPr="00BF6D8C">
        <w:rPr>
          <w:rFonts w:asciiTheme="minorHAnsi" w:hAnsiTheme="minorHAnsi" w:cs="Courier New"/>
          <w:szCs w:val="20"/>
        </w:rPr>
        <w:t xml:space="preserve"> {&amp;PBGFSGD3ADPROT4,&amp;PORTPCR0_0}</w:t>
      </w:r>
    </w:p>
    <w:p w:rsidR="00140CC2" w:rsidRPr="00BF6D8C" w:rsidRDefault="00140CC2" w:rsidP="00140CC2">
      <w:pPr>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w:t>
      </w:r>
    </w:p>
    <w:p w:rsidR="00140CC2" w:rsidRPr="00BF6D8C" w:rsidRDefault="00140CC2" w:rsidP="00140CC2">
      <w:pPr>
        <w:rPr>
          <w:rFonts w:asciiTheme="minorHAnsi" w:hAnsiTheme="minorHAnsi"/>
          <w:szCs w:val="20"/>
        </w:rPr>
      </w:pPr>
    </w:p>
    <w:p w:rsidR="00140CC2" w:rsidRPr="00BF6D8C" w:rsidRDefault="00140CC2" w:rsidP="00140CC2">
      <w:pPr>
        <w:rPr>
          <w:rFonts w:asciiTheme="minorHAnsi" w:hAnsiTheme="minorHAnsi"/>
          <w:szCs w:val="20"/>
        </w:rPr>
      </w:pP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lastRenderedPageBreak/>
        <w:t xml:space="preserve"> uint</w:t>
      </w:r>
      <w:r w:rsidRPr="00BF6D8C">
        <w:rPr>
          <w:rFonts w:asciiTheme="minorHAnsi" w:hAnsiTheme="minorHAnsi" w:cs="Courier New"/>
          <w:szCs w:val="20"/>
        </w:rPr>
        <w:t>32* PbgProtnReg;</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r>
        <w:rPr>
          <w:rFonts w:asciiTheme="minorHAnsi" w:hAnsiTheme="minorHAnsi" w:cs="Courier New"/>
          <w:szCs w:val="20"/>
        </w:rPr>
        <w:t>uint</w:t>
      </w:r>
      <w:r w:rsidRPr="00BF6D8C">
        <w:rPr>
          <w:rFonts w:asciiTheme="minorHAnsi" w:hAnsiTheme="minorHAnsi" w:cs="Courier New"/>
          <w:szCs w:val="20"/>
        </w:rPr>
        <w:t>32* PortReg;</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r>
        <w:rPr>
          <w:rFonts w:asciiTheme="minorHAnsi" w:hAnsiTheme="minorHAnsi" w:cs="Courier New"/>
          <w:szCs w:val="20"/>
        </w:rPr>
        <w:t>uint</w:t>
      </w:r>
      <w:r w:rsidRPr="00BF6D8C">
        <w:rPr>
          <w:rFonts w:asciiTheme="minorHAnsi" w:hAnsiTheme="minorHAnsi" w:cs="Courier New"/>
          <w:szCs w:val="20"/>
        </w:rPr>
        <w:t>32  volatile Bucket;</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r>
        <w:rPr>
          <w:rFonts w:asciiTheme="minorHAnsi" w:hAnsiTheme="minorHAnsi" w:cs="Courier New"/>
          <w:szCs w:val="20"/>
        </w:rPr>
        <w:t>uint</w:t>
      </w:r>
      <w:r w:rsidRPr="00BF6D8C">
        <w:rPr>
          <w:rFonts w:asciiTheme="minorHAnsi" w:hAnsiTheme="minorHAnsi" w:cs="Courier New"/>
          <w:szCs w:val="20"/>
        </w:rPr>
        <w:t>32  SavePbgProtReg;</w:t>
      </w:r>
    </w:p>
    <w:p w:rsidR="00140CC2" w:rsidRPr="00BF6D8C" w:rsidRDefault="00140CC2" w:rsidP="00140CC2">
      <w:pPr>
        <w:autoSpaceDE w:val="0"/>
        <w:autoSpaceDN w:val="0"/>
        <w:adjustRightInd w:val="0"/>
        <w:rPr>
          <w:rFonts w:asciiTheme="minorHAnsi" w:hAnsiTheme="minorHAnsi" w:cs="Courier New"/>
          <w:szCs w:val="20"/>
        </w:rPr>
      </w:pPr>
    </w:p>
    <w:p w:rsidR="00140CC2" w:rsidRPr="00BF6D8C" w:rsidRDefault="00140CC2" w:rsidP="00140CC2">
      <w:pPr>
        <w:rPr>
          <w:rFonts w:asciiTheme="minorHAnsi" w:hAnsiTheme="minorHAnsi" w:cs="Courier New"/>
          <w:szCs w:val="20"/>
        </w:rPr>
      </w:pPr>
      <w:r w:rsidRPr="00BF6D8C">
        <w:rPr>
          <w:rFonts w:asciiTheme="minorHAnsi" w:hAnsiTheme="minorHAnsi"/>
          <w:szCs w:val="20"/>
        </w:rPr>
        <w:t xml:space="preserve"> </w:t>
      </w:r>
      <w:r>
        <w:rPr>
          <w:rFonts w:asciiTheme="minorHAnsi" w:hAnsiTheme="minorHAnsi" w:cs="Courier New"/>
          <w:szCs w:val="20"/>
        </w:rPr>
        <w:t>uint8</w:t>
      </w:r>
      <w:r w:rsidRPr="00BF6D8C">
        <w:rPr>
          <w:rFonts w:asciiTheme="minorHAnsi" w:hAnsiTheme="minorHAnsi" w:cs="Courier New"/>
          <w:szCs w:val="20"/>
        </w:rPr>
        <w:t xml:space="preserve"> LoopCntr;</w:t>
      </w:r>
    </w:p>
    <w:p w:rsidR="00140CC2" w:rsidRPr="00BF6D8C" w:rsidRDefault="00140CC2" w:rsidP="00140CC2">
      <w:pPr>
        <w:rPr>
          <w:rFonts w:asciiTheme="minorHAnsi" w:hAnsiTheme="minorHAnsi" w:cs="Courier New"/>
          <w:szCs w:val="20"/>
        </w:rPr>
      </w:pPr>
      <w:r>
        <w:rPr>
          <w:rFonts w:asciiTheme="minorHAnsi" w:hAnsiTheme="minorHAnsi" w:cs="Courier New"/>
          <w:szCs w:val="20"/>
        </w:rPr>
        <w:t>while  ( LoopCntr &lt; 2U  &amp;&amp; (0 == (*</w:t>
      </w:r>
      <w:r w:rsidRPr="00F53E0C">
        <w:rPr>
          <w:rFonts w:asciiTheme="minorHAnsi" w:hAnsiTheme="minorHAnsi"/>
          <w:szCs w:val="20"/>
        </w:rPr>
        <w:t>TestFailSts</w:t>
      </w:r>
      <w:r>
        <w:rPr>
          <w:rFonts w:asciiTheme="minorHAnsi" w:hAnsiTheme="minorHAnsi"/>
          <w:szCs w:val="20"/>
        </w:rPr>
        <w:t>Ptr))</w:t>
      </w:r>
      <w:r>
        <w:rPr>
          <w:rFonts w:asciiTheme="minorHAnsi" w:hAnsiTheme="minorHAnsi" w:cs="Courier New"/>
          <w:szCs w:val="20"/>
        </w:rPr>
        <w:t xml:space="preserve"> </w:t>
      </w:r>
      <w:r w:rsidRPr="00BF6D8C">
        <w:rPr>
          <w:rFonts w:asciiTheme="minorHAnsi" w:hAnsiTheme="minorHAnsi" w:cs="Courier New"/>
          <w:szCs w:val="20"/>
        </w:rPr>
        <w:t xml:space="preserve">)  </w:t>
      </w: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w:t>
      </w: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PbgProtnReg = PbgTestRecAry[LoopCntr].PbgProtnReg;  </w:t>
      </w: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PortReg     = PbgTestRecAry[LoopCntr].PortReg;  </w:t>
      </w:r>
    </w:p>
    <w:p w:rsidR="00140CC2" w:rsidRPr="00BF6D8C" w:rsidRDefault="00140CC2" w:rsidP="00140CC2">
      <w:pPr>
        <w:rPr>
          <w:rFonts w:asciiTheme="minorHAnsi" w:hAnsiTheme="minorHAnsi" w:cs="Courier New"/>
          <w:szCs w:val="20"/>
        </w:rPr>
      </w:pP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SavePbgProtReg = * PbgProtnReg;</w:t>
      </w:r>
    </w:p>
    <w:p w:rsidR="00140CC2" w:rsidRPr="00BF6D8C" w:rsidRDefault="00140CC2" w:rsidP="00140CC2">
      <w:pPr>
        <w:rPr>
          <w:rFonts w:asciiTheme="minorHAnsi" w:hAnsiTheme="minorHAnsi"/>
          <w:szCs w:val="20"/>
        </w:rPr>
      </w:pPr>
    </w:p>
    <w:p w:rsidR="00140CC2" w:rsidRDefault="00140CC2" w:rsidP="00140CC2">
      <w:pPr>
        <w:rPr>
          <w:rFonts w:asciiTheme="minorHAnsi" w:hAnsiTheme="minorHAnsi"/>
          <w:color w:val="00B050"/>
          <w:szCs w:val="20"/>
        </w:rPr>
      </w:pPr>
      <w:r>
        <w:rPr>
          <w:rFonts w:asciiTheme="minorHAnsi" w:hAnsiTheme="minorHAnsi"/>
          <w:color w:val="00B050"/>
          <w:szCs w:val="20"/>
        </w:rPr>
        <w:t xml:space="preserve">     </w:t>
      </w:r>
      <w:r w:rsidRPr="00BF6D8C">
        <w:rPr>
          <w:rFonts w:asciiTheme="minorHAnsi" w:hAnsiTheme="minorHAnsi"/>
          <w:color w:val="00B050"/>
          <w:szCs w:val="20"/>
        </w:rPr>
        <w:t>//</w:t>
      </w:r>
      <w:r w:rsidRPr="00BF6D8C">
        <w:rPr>
          <w:rFonts w:asciiTheme="minorHAnsi" w:hAnsiTheme="minorHAnsi" w:cs="Courier New"/>
          <w:color w:val="00B050"/>
          <w:szCs w:val="20"/>
        </w:rPr>
        <w:t xml:space="preserve"> NO ACCESS PERMISSION 0x405FE5C  </w:t>
      </w:r>
    </w:p>
    <w:p w:rsidR="00140CC2" w:rsidRPr="00BF6D8C" w:rsidRDefault="00140CC2" w:rsidP="00140CC2">
      <w:pPr>
        <w:rPr>
          <w:rFonts w:asciiTheme="minorHAnsi" w:hAnsiTheme="minorHAnsi"/>
          <w:color w:val="00B050"/>
          <w:szCs w:val="20"/>
        </w:rPr>
      </w:pPr>
      <w:r w:rsidRPr="00BF6D8C">
        <w:rPr>
          <w:rFonts w:asciiTheme="minorHAnsi" w:hAnsiTheme="minorHAnsi"/>
          <w:szCs w:val="20"/>
        </w:rPr>
        <w:t xml:space="preserve">     </w:t>
      </w:r>
      <w:r w:rsidRPr="00BF6D8C">
        <w:rPr>
          <w:rFonts w:asciiTheme="minorHAnsi" w:hAnsiTheme="minorHAnsi" w:cs="Courier New"/>
          <w:szCs w:val="20"/>
        </w:rPr>
        <w:t>ConfigureFilterN( PbgProtnReg, 0x405FE5C</w:t>
      </w:r>
      <w:r>
        <w:rPr>
          <w:rFonts w:asciiTheme="minorHAnsi" w:hAnsiTheme="minorHAnsi" w:cs="Courier New"/>
          <w:szCs w:val="20"/>
        </w:rPr>
        <w:t xml:space="preserve">, </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cs="Courier New"/>
          <w:szCs w:val="20"/>
        </w:rPr>
        <w:t>);</w:t>
      </w:r>
    </w:p>
    <w:p w:rsidR="00140CC2" w:rsidRPr="00BF6D8C" w:rsidRDefault="00140CC2" w:rsidP="00140CC2">
      <w:pPr>
        <w:rPr>
          <w:rFonts w:asciiTheme="minorHAnsi" w:hAnsiTheme="minorHAnsi"/>
          <w:szCs w:val="20"/>
        </w:rPr>
      </w:pPr>
    </w:p>
    <w:p w:rsidR="00140CC2" w:rsidRPr="00BF6D8C" w:rsidRDefault="00140CC2" w:rsidP="00140CC2">
      <w:pPr>
        <w:rPr>
          <w:rFonts w:asciiTheme="minorHAnsi" w:hAnsiTheme="minorHAnsi" w:cs="Courier New"/>
          <w:color w:val="00B050"/>
          <w:szCs w:val="20"/>
        </w:rPr>
      </w:pPr>
      <w:r>
        <w:rPr>
          <w:rFonts w:asciiTheme="minorHAnsi" w:hAnsiTheme="minorHAnsi"/>
          <w:szCs w:val="20"/>
        </w:rPr>
        <w:t xml:space="preserve"> </w:t>
      </w:r>
      <w:r w:rsidRPr="00BF6D8C">
        <w:rPr>
          <w:rFonts w:asciiTheme="minorHAnsi" w:hAnsiTheme="minorHAnsi"/>
          <w:szCs w:val="20"/>
        </w:rPr>
        <w:t xml:space="preserve">    </w:t>
      </w:r>
      <w:r w:rsidRPr="00BF6D8C">
        <w:rPr>
          <w:rFonts w:asciiTheme="minorHAnsi" w:hAnsiTheme="minorHAnsi" w:cs="Courier New"/>
          <w:color w:val="00B050"/>
          <w:szCs w:val="20"/>
        </w:rPr>
        <w:t>//read from the port, should generate error</w:t>
      </w:r>
    </w:p>
    <w:p w:rsidR="00140CC2" w:rsidRPr="00BF6D8C" w:rsidRDefault="00140CC2" w:rsidP="00140CC2">
      <w:pPr>
        <w:rPr>
          <w:rFonts w:asciiTheme="minorHAnsi" w:hAnsiTheme="minorHAnsi" w:cs="Courier New"/>
          <w:szCs w:val="20"/>
        </w:rPr>
      </w:pPr>
      <w:r>
        <w:rPr>
          <w:rFonts w:asciiTheme="minorHAnsi" w:hAnsiTheme="minorHAnsi"/>
          <w:szCs w:val="20"/>
        </w:rPr>
        <w:t xml:space="preserve"> </w:t>
      </w:r>
      <w:r w:rsidRPr="00BF6D8C">
        <w:rPr>
          <w:rFonts w:asciiTheme="minorHAnsi" w:hAnsiTheme="minorHAnsi"/>
          <w:szCs w:val="20"/>
        </w:rPr>
        <w:t xml:space="preserve">    </w:t>
      </w:r>
      <w:r w:rsidRPr="00BF6D8C">
        <w:rPr>
          <w:rFonts w:asciiTheme="minorHAnsi" w:hAnsiTheme="minorHAnsi" w:cs="Courier New"/>
          <w:szCs w:val="20"/>
        </w:rPr>
        <w:t xml:space="preserve">Bucket = *PortReg; </w:t>
      </w:r>
    </w:p>
    <w:p w:rsidR="00140CC2" w:rsidRPr="00BF6D8C" w:rsidRDefault="00140CC2" w:rsidP="00140CC2">
      <w:pPr>
        <w:rPr>
          <w:rFonts w:asciiTheme="minorHAnsi" w:hAnsiTheme="minorHAnsi" w:cs="Courier New"/>
          <w:szCs w:val="20"/>
        </w:rPr>
      </w:pP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ChkForPBGErr</w:t>
      </w:r>
      <w:r>
        <w:rPr>
          <w:rFonts w:asciiTheme="minorHAnsi" w:hAnsiTheme="minorHAnsi" w:cs="Courier New"/>
          <w:szCs w:val="20"/>
        </w:rPr>
        <w:t xml:space="preserve">( </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cs="Courier New"/>
          <w:szCs w:val="20"/>
        </w:rPr>
        <w:t>);</w:t>
      </w:r>
    </w:p>
    <w:p w:rsidR="00140CC2" w:rsidRPr="00BF6D8C" w:rsidRDefault="00140CC2" w:rsidP="00140CC2">
      <w:pPr>
        <w:autoSpaceDE w:val="0"/>
        <w:autoSpaceDN w:val="0"/>
        <w:adjustRightInd w:val="0"/>
        <w:rPr>
          <w:rFonts w:asciiTheme="minorHAnsi" w:hAnsiTheme="minorHAnsi" w:cs="Courier New"/>
          <w:szCs w:val="20"/>
        </w:rPr>
      </w:pPr>
    </w:p>
    <w:p w:rsidR="00140CC2" w:rsidRPr="00BF6D8C" w:rsidRDefault="00140CC2" w:rsidP="00140CC2">
      <w:pPr>
        <w:rPr>
          <w:rFonts w:asciiTheme="minorHAnsi" w:hAnsiTheme="minorHAnsi" w:cs="Courier New"/>
          <w:szCs w:val="20"/>
        </w:rPr>
      </w:pPr>
      <w:r w:rsidRPr="00BF6D8C">
        <w:rPr>
          <w:rFonts w:asciiTheme="minorHAnsi" w:hAnsiTheme="minorHAnsi" w:cs="Courier New"/>
          <w:szCs w:val="20"/>
        </w:rPr>
        <w:t xml:space="preserve">    ChkForECMErr(</w:t>
      </w:r>
      <w:r>
        <w:rPr>
          <w:rFonts w:asciiTheme="minorHAnsi" w:hAnsiTheme="minorHAnsi" w:cs="Courier New"/>
          <w:szCs w:val="20"/>
        </w:rPr>
        <w:t xml:space="preserve"> </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cs="Courier New"/>
          <w:szCs w:val="20"/>
        </w:rPr>
        <w:t>);</w:t>
      </w:r>
    </w:p>
    <w:p w:rsidR="00140CC2" w:rsidRDefault="00140CC2" w:rsidP="00140CC2">
      <w:pPr>
        <w:rPr>
          <w:rFonts w:asciiTheme="minorHAnsi" w:hAnsiTheme="minorHAnsi" w:cs="Courier New"/>
          <w:szCs w:val="20"/>
        </w:rPr>
      </w:pPr>
    </w:p>
    <w:p w:rsidR="00140CC2" w:rsidRDefault="00140CC2" w:rsidP="00140CC2">
      <w:pPr>
        <w:rPr>
          <w:rFonts w:asciiTheme="minorHAnsi" w:hAnsiTheme="minorHAnsi"/>
          <w:szCs w:val="20"/>
        </w:rPr>
      </w:pPr>
      <w:r>
        <w:rPr>
          <w:rFonts w:asciiTheme="minorHAnsi" w:hAnsiTheme="minorHAnsi" w:cs="Courier New"/>
          <w:szCs w:val="20"/>
        </w:rPr>
        <w:t xml:space="preserve">    if ( 0 &lt; (*</w:t>
      </w:r>
      <w:r w:rsidRPr="00F53E0C">
        <w:rPr>
          <w:rFonts w:asciiTheme="minorHAnsi" w:hAnsiTheme="minorHAnsi"/>
          <w:szCs w:val="20"/>
        </w:rPr>
        <w:t>TestFailSts</w:t>
      </w:r>
      <w:r>
        <w:rPr>
          <w:rFonts w:asciiTheme="minorHAnsi" w:hAnsiTheme="minorHAnsi"/>
          <w:szCs w:val="20"/>
        </w:rPr>
        <w:t>Ptr) )</w:t>
      </w:r>
    </w:p>
    <w:p w:rsidR="00140CC2" w:rsidRDefault="00140CC2" w:rsidP="00140CC2">
      <w:pPr>
        <w:rPr>
          <w:rFonts w:asciiTheme="minorHAnsi" w:hAnsiTheme="minorHAnsi"/>
          <w:szCs w:val="20"/>
        </w:rPr>
      </w:pPr>
      <w:r>
        <w:rPr>
          <w:rFonts w:asciiTheme="minorHAnsi" w:hAnsiTheme="minorHAnsi"/>
          <w:szCs w:val="20"/>
        </w:rPr>
        <w:t xml:space="preserve">          </w:t>
      </w:r>
      <w:r>
        <w:rPr>
          <w:rFonts w:asciiTheme="minorHAnsi" w:hAnsiTheme="minorHAnsi" w:cs="Courier New"/>
          <w:szCs w:val="20"/>
        </w:rPr>
        <w:t>*</w:t>
      </w:r>
      <w:r w:rsidRPr="00F53E0C">
        <w:rPr>
          <w:rFonts w:asciiTheme="minorHAnsi" w:hAnsiTheme="minorHAnsi"/>
          <w:szCs w:val="20"/>
        </w:rPr>
        <w:t>TestFailSts</w:t>
      </w:r>
      <w:r>
        <w:rPr>
          <w:rFonts w:asciiTheme="minorHAnsi" w:hAnsiTheme="minorHAnsi"/>
          <w:szCs w:val="20"/>
        </w:rPr>
        <w:t>Ptr |= 1&lt;&lt;6;</w:t>
      </w:r>
    </w:p>
    <w:p w:rsidR="00140CC2" w:rsidRDefault="00140CC2" w:rsidP="00140CC2">
      <w:pPr>
        <w:rPr>
          <w:rFonts w:asciiTheme="minorHAnsi" w:hAnsiTheme="minorHAnsi"/>
          <w:szCs w:val="20"/>
        </w:rPr>
      </w:pPr>
      <w:r>
        <w:rPr>
          <w:rFonts w:asciiTheme="minorHAnsi" w:hAnsiTheme="minorHAnsi"/>
          <w:szCs w:val="20"/>
        </w:rPr>
        <w:t xml:space="preserve">    else</w:t>
      </w:r>
    </w:p>
    <w:p w:rsidR="00140CC2" w:rsidRDefault="00140CC2" w:rsidP="00140CC2">
      <w:pPr>
        <w:rPr>
          <w:rFonts w:asciiTheme="minorHAnsi" w:hAnsiTheme="minorHAnsi" w:cs="Courier New"/>
          <w:szCs w:val="20"/>
        </w:rPr>
      </w:pPr>
      <w:r>
        <w:rPr>
          <w:rFonts w:asciiTheme="minorHAnsi" w:hAnsiTheme="minorHAnsi"/>
          <w:szCs w:val="20"/>
        </w:rPr>
        <w:t xml:space="preserve">    {</w:t>
      </w:r>
    </w:p>
    <w:p w:rsidR="00140CC2" w:rsidRPr="00BF6D8C" w:rsidRDefault="00140CC2" w:rsidP="00140CC2">
      <w:pPr>
        <w:rPr>
          <w:rFonts w:asciiTheme="minorHAnsi" w:hAnsiTheme="minorHAnsi" w:cs="Courier New"/>
          <w:szCs w:val="20"/>
        </w:rPr>
      </w:pP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r>
        <w:rPr>
          <w:rFonts w:asciiTheme="minorHAnsi" w:hAnsiTheme="minorHAnsi" w:cs="Courier New"/>
          <w:szCs w:val="20"/>
        </w:rPr>
        <w:t xml:space="preserve">    </w:t>
      </w:r>
      <w:r w:rsidRPr="00BF6D8C">
        <w:rPr>
          <w:rFonts w:asciiTheme="minorHAnsi" w:hAnsiTheme="minorHAnsi" w:cs="Courier New"/>
          <w:szCs w:val="20"/>
        </w:rPr>
        <w:t xml:space="preserve">   </w:t>
      </w:r>
      <w:r w:rsidRPr="00BF6D8C">
        <w:rPr>
          <w:rFonts w:asciiTheme="minorHAnsi" w:hAnsiTheme="minorHAnsi" w:cs="Courier New"/>
          <w:color w:val="00B050"/>
          <w:szCs w:val="20"/>
        </w:rPr>
        <w:t xml:space="preserve">// write to the </w:t>
      </w:r>
      <w:r>
        <w:rPr>
          <w:rFonts w:asciiTheme="minorHAnsi" w:hAnsiTheme="minorHAnsi" w:cs="Courier New"/>
          <w:color w:val="00B050"/>
          <w:szCs w:val="20"/>
        </w:rPr>
        <w:t>port</w:t>
      </w:r>
      <w:r w:rsidRPr="00BF6D8C">
        <w:rPr>
          <w:rFonts w:asciiTheme="minorHAnsi" w:hAnsiTheme="minorHAnsi" w:cs="Courier New"/>
          <w:color w:val="00B050"/>
          <w:szCs w:val="20"/>
        </w:rPr>
        <w:t xml:space="preserve">, should generate </w:t>
      </w:r>
      <w:r w:rsidRPr="00466A79">
        <w:rPr>
          <w:rFonts w:asciiTheme="minorHAnsi" w:hAnsiTheme="minorHAnsi" w:cs="Courier New"/>
          <w:color w:val="00B050"/>
          <w:szCs w:val="20"/>
        </w:rPr>
        <w:t xml:space="preserve">error    </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w:t>
      </w:r>
      <w:r>
        <w:rPr>
          <w:rFonts w:asciiTheme="minorHAnsi" w:hAnsiTheme="minorHAnsi" w:cs="Courier New"/>
          <w:szCs w:val="20"/>
        </w:rPr>
        <w:t xml:space="preserve">    </w:t>
      </w:r>
      <w:r w:rsidRPr="00BF6D8C">
        <w:rPr>
          <w:rFonts w:asciiTheme="minorHAnsi" w:hAnsiTheme="minorHAnsi" w:cs="Courier New"/>
          <w:szCs w:val="20"/>
        </w:rPr>
        <w:t xml:space="preserve">   *PortReg = Bucket;  </w:t>
      </w:r>
    </w:p>
    <w:p w:rsidR="00140CC2" w:rsidRPr="00BF6D8C" w:rsidRDefault="00140CC2" w:rsidP="00140CC2">
      <w:pPr>
        <w:autoSpaceDE w:val="0"/>
        <w:autoSpaceDN w:val="0"/>
        <w:adjustRightInd w:val="0"/>
        <w:rPr>
          <w:rFonts w:asciiTheme="minorHAnsi" w:hAnsiTheme="minorHAnsi" w:cs="Courier New"/>
          <w:szCs w:val="20"/>
        </w:rPr>
      </w:pP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 xml:space="preserve">    ChkForPBGErr(</w:t>
      </w:r>
      <w:r>
        <w:rPr>
          <w:rFonts w:asciiTheme="minorHAnsi" w:hAnsiTheme="minorHAnsi" w:cs="Courier New"/>
          <w:szCs w:val="20"/>
        </w:rPr>
        <w:t xml:space="preserve"> </w:t>
      </w:r>
      <w:r w:rsidRPr="00F53E0C">
        <w:rPr>
          <w:rFonts w:asciiTheme="minorHAnsi" w:hAnsiTheme="minorHAnsi"/>
          <w:szCs w:val="20"/>
        </w:rPr>
        <w:t>TestFailSts</w:t>
      </w:r>
      <w:r>
        <w:rPr>
          <w:rFonts w:asciiTheme="minorHAnsi" w:hAnsiTheme="minorHAnsi"/>
          <w:szCs w:val="20"/>
        </w:rPr>
        <w:t>Ptr</w:t>
      </w:r>
      <w:r>
        <w:rPr>
          <w:rFonts w:asciiTheme="minorHAnsi" w:hAnsiTheme="minorHAnsi" w:cs="Courier New"/>
          <w:szCs w:val="20"/>
        </w:rPr>
        <w:t>)</w:t>
      </w:r>
      <w:r w:rsidRPr="00BF6D8C">
        <w:rPr>
          <w:rFonts w:asciiTheme="minorHAnsi" w:hAnsiTheme="minorHAnsi" w:cs="Courier New"/>
          <w:szCs w:val="20"/>
        </w:rPr>
        <w:t>;</w:t>
      </w:r>
    </w:p>
    <w:p w:rsidR="00140CC2" w:rsidRPr="00BF6D8C" w:rsidRDefault="00140CC2" w:rsidP="00140CC2">
      <w:pPr>
        <w:autoSpaceDE w:val="0"/>
        <w:autoSpaceDN w:val="0"/>
        <w:adjustRightInd w:val="0"/>
        <w:rPr>
          <w:rFonts w:asciiTheme="minorHAnsi" w:hAnsiTheme="minorHAnsi" w:cs="Courier New"/>
          <w:szCs w:val="20"/>
        </w:rPr>
      </w:pPr>
    </w:p>
    <w:p w:rsidR="00140CC2"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BF6D8C">
        <w:rPr>
          <w:rFonts w:asciiTheme="minorHAnsi" w:hAnsiTheme="minorHAnsi" w:cs="Courier New"/>
          <w:szCs w:val="20"/>
        </w:rPr>
        <w:t xml:space="preserve">    ChkForECMErr(</w:t>
      </w:r>
      <w:r>
        <w:rPr>
          <w:rFonts w:asciiTheme="minorHAnsi" w:hAnsiTheme="minorHAnsi" w:cs="Courier New"/>
          <w:szCs w:val="20"/>
        </w:rPr>
        <w:t xml:space="preserve"> </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cs="Courier New"/>
          <w:szCs w:val="20"/>
        </w:rPr>
        <w:t>);</w:t>
      </w:r>
    </w:p>
    <w:p w:rsidR="00140CC2" w:rsidRDefault="00140CC2" w:rsidP="00140CC2">
      <w:pPr>
        <w:autoSpaceDE w:val="0"/>
        <w:autoSpaceDN w:val="0"/>
        <w:adjustRightInd w:val="0"/>
        <w:rPr>
          <w:rFonts w:asciiTheme="minorHAnsi" w:hAnsiTheme="minorHAnsi" w:cs="Courier New"/>
          <w:szCs w:val="20"/>
        </w:rPr>
      </w:pPr>
    </w:p>
    <w:p w:rsidR="00140CC2" w:rsidRDefault="00140CC2" w:rsidP="00140CC2">
      <w:pPr>
        <w:rPr>
          <w:rFonts w:asciiTheme="minorHAnsi" w:hAnsiTheme="minorHAnsi"/>
          <w:szCs w:val="20"/>
        </w:rPr>
      </w:pPr>
      <w:r>
        <w:rPr>
          <w:rFonts w:asciiTheme="minorHAnsi" w:hAnsiTheme="minorHAnsi" w:cs="Courier New"/>
          <w:szCs w:val="20"/>
        </w:rPr>
        <w:t xml:space="preserve">       if ( 0 &lt; (*</w:t>
      </w:r>
      <w:r w:rsidRPr="00F53E0C">
        <w:rPr>
          <w:rFonts w:asciiTheme="minorHAnsi" w:hAnsiTheme="minorHAnsi"/>
          <w:szCs w:val="20"/>
        </w:rPr>
        <w:t>TestFailSts</w:t>
      </w:r>
      <w:r>
        <w:rPr>
          <w:rFonts w:asciiTheme="minorHAnsi" w:hAnsiTheme="minorHAnsi"/>
          <w:szCs w:val="20"/>
        </w:rPr>
        <w:t>Ptr) )</w:t>
      </w:r>
    </w:p>
    <w:p w:rsidR="00140CC2" w:rsidRPr="008F1002" w:rsidRDefault="00140CC2" w:rsidP="00140CC2">
      <w:pPr>
        <w:rPr>
          <w:rFonts w:asciiTheme="minorHAnsi" w:hAnsiTheme="minorHAnsi"/>
          <w:szCs w:val="20"/>
        </w:rPr>
      </w:pPr>
      <w:r>
        <w:rPr>
          <w:rFonts w:asciiTheme="minorHAnsi" w:hAnsiTheme="minorHAnsi"/>
          <w:szCs w:val="20"/>
        </w:rPr>
        <w:t xml:space="preserve">          </w:t>
      </w:r>
      <w:r>
        <w:rPr>
          <w:rFonts w:asciiTheme="minorHAnsi" w:hAnsiTheme="minorHAnsi" w:cs="Courier New"/>
          <w:szCs w:val="20"/>
        </w:rPr>
        <w:t>*</w:t>
      </w:r>
      <w:r w:rsidRPr="00F53E0C">
        <w:rPr>
          <w:rFonts w:asciiTheme="minorHAnsi" w:hAnsiTheme="minorHAnsi"/>
          <w:szCs w:val="20"/>
        </w:rPr>
        <w:t>TestFailSts</w:t>
      </w:r>
      <w:r>
        <w:rPr>
          <w:rFonts w:asciiTheme="minorHAnsi" w:hAnsiTheme="minorHAnsi"/>
          <w:szCs w:val="20"/>
        </w:rPr>
        <w:t>Ptr |= 1&lt;&lt;7;</w:t>
      </w:r>
    </w:p>
    <w:p w:rsidR="00140CC2" w:rsidRPr="00BF6D8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ab/>
      </w:r>
      <w:r w:rsidRPr="00BF6D8C">
        <w:rPr>
          <w:rFonts w:asciiTheme="minorHAnsi" w:hAnsiTheme="minorHAnsi" w:cs="Courier New"/>
          <w:szCs w:val="20"/>
        </w:rPr>
        <w:tab/>
      </w:r>
    </w:p>
    <w:p w:rsidR="00140CC2" w:rsidRPr="00BF6D8C" w:rsidRDefault="00140CC2" w:rsidP="00140CC2">
      <w:pPr>
        <w:autoSpaceDE w:val="0"/>
        <w:autoSpaceDN w:val="0"/>
        <w:adjustRightInd w:val="0"/>
        <w:rPr>
          <w:rFonts w:asciiTheme="minorHAnsi" w:hAnsiTheme="minorHAnsi" w:cs="Courier New"/>
          <w:color w:val="00B050"/>
          <w:szCs w:val="20"/>
        </w:rPr>
      </w:pPr>
      <w:r w:rsidRPr="00BF6D8C">
        <w:rPr>
          <w:rFonts w:asciiTheme="minorHAnsi" w:hAnsiTheme="minorHAnsi" w:cs="Courier New"/>
          <w:color w:val="00B050"/>
          <w:szCs w:val="20"/>
        </w:rPr>
        <w:t xml:space="preserve">    // Restore PBG register value </w:t>
      </w:r>
    </w:p>
    <w:p w:rsidR="00140CC2" w:rsidRPr="00BF6D8C" w:rsidRDefault="00140CC2" w:rsidP="00140CC2">
      <w:pPr>
        <w:autoSpaceDE w:val="0"/>
        <w:autoSpaceDN w:val="0"/>
        <w:adjustRightInd w:val="0"/>
        <w:rPr>
          <w:rFonts w:asciiTheme="minorHAnsi" w:hAnsiTheme="minorHAnsi" w:cs="Courier New"/>
          <w:szCs w:val="20"/>
        </w:rPr>
      </w:pPr>
      <w:r w:rsidRPr="00BF6D8C">
        <w:rPr>
          <w:rFonts w:asciiTheme="minorHAnsi" w:hAnsiTheme="minorHAnsi" w:cs="Courier New"/>
          <w:szCs w:val="20"/>
        </w:rPr>
        <w:t xml:space="preserve">    ConfigureFilterN( PbgProtnReg, SavePbgProtReg</w:t>
      </w:r>
      <w:r>
        <w:rPr>
          <w:rFonts w:asciiTheme="minorHAnsi" w:hAnsiTheme="minorHAnsi" w:cs="Courier New"/>
          <w:szCs w:val="20"/>
        </w:rPr>
        <w:t xml:space="preserve">, </w:t>
      </w:r>
      <w:r w:rsidRPr="00F53E0C">
        <w:rPr>
          <w:rFonts w:asciiTheme="minorHAnsi" w:hAnsiTheme="minorHAnsi"/>
          <w:szCs w:val="20"/>
        </w:rPr>
        <w:t>TestFailSts</w:t>
      </w:r>
      <w:r>
        <w:rPr>
          <w:rFonts w:asciiTheme="minorHAnsi" w:hAnsiTheme="minorHAnsi"/>
          <w:szCs w:val="20"/>
        </w:rPr>
        <w:t>Ptr</w:t>
      </w:r>
      <w:r w:rsidRPr="00BF6D8C">
        <w:rPr>
          <w:rFonts w:asciiTheme="minorHAnsi" w:hAnsiTheme="minorHAnsi" w:cs="Courier New"/>
          <w:szCs w:val="20"/>
        </w:rPr>
        <w:t xml:space="preserve">); </w:t>
      </w:r>
    </w:p>
    <w:p w:rsidR="00140CC2" w:rsidRDefault="00140CC2" w:rsidP="00140CC2">
      <w:pPr>
        <w:rPr>
          <w:rFonts w:asciiTheme="minorHAnsi" w:hAnsiTheme="minorHAnsi"/>
          <w:szCs w:val="20"/>
        </w:rPr>
      </w:pPr>
    </w:p>
    <w:p w:rsidR="00140CC2" w:rsidRPr="006D026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LoopCntr++;</w:t>
      </w:r>
    </w:p>
    <w:p w:rsidR="00140CC2" w:rsidRDefault="00140CC2" w:rsidP="00140CC2">
      <w:pPr>
        <w:rPr>
          <w:rFonts w:asciiTheme="minorHAnsi" w:hAnsiTheme="minorHAnsi"/>
          <w:szCs w:val="20"/>
        </w:rPr>
      </w:pPr>
      <w:r>
        <w:rPr>
          <w:rFonts w:asciiTheme="minorHAnsi" w:hAnsiTheme="minorHAnsi"/>
          <w:szCs w:val="20"/>
        </w:rPr>
        <w:t xml:space="preserve">   }</w:t>
      </w:r>
    </w:p>
    <w:p w:rsidR="00140CC2" w:rsidRDefault="00140CC2" w:rsidP="00140CC2">
      <w:pPr>
        <w:rPr>
          <w:rFonts w:asciiTheme="minorHAnsi" w:hAnsiTheme="minorHAnsi"/>
          <w:szCs w:val="20"/>
        </w:rPr>
      </w:pPr>
    </w:p>
    <w:p w:rsidR="00140CC2" w:rsidRPr="006D026C" w:rsidRDefault="00140CC2" w:rsidP="00140CC2">
      <w:pPr>
        <w:rPr>
          <w:rFonts w:asciiTheme="minorHAnsi" w:hAnsiTheme="minorHAnsi"/>
          <w:szCs w:val="20"/>
        </w:rPr>
      </w:pPr>
      <w:r w:rsidRPr="006D026C">
        <w:rPr>
          <w:rFonts w:asciiTheme="minorHAnsi" w:hAnsiTheme="minorHAnsi"/>
          <w:szCs w:val="20"/>
        </w:rPr>
        <w:t xml:space="preserve">   if ( 0 &lt; (* TestFailStsPtr))</w:t>
      </w:r>
    </w:p>
    <w:p w:rsidR="00140CC2" w:rsidRPr="006D026C" w:rsidRDefault="00140CC2" w:rsidP="00140CC2">
      <w:pPr>
        <w:autoSpaceDE w:val="0"/>
        <w:autoSpaceDN w:val="0"/>
        <w:adjustRightInd w:val="0"/>
        <w:rPr>
          <w:rFonts w:asciiTheme="minorHAnsi" w:hAnsiTheme="minorHAnsi" w:cs="Courier New"/>
          <w:szCs w:val="20"/>
        </w:rPr>
      </w:pPr>
      <w:r>
        <w:rPr>
          <w:rFonts w:asciiTheme="minorHAnsi" w:hAnsiTheme="minorHAnsi" w:cs="Courier New"/>
          <w:szCs w:val="20"/>
        </w:rPr>
        <w:t xml:space="preserve">   </w:t>
      </w:r>
      <w:r w:rsidRPr="006D026C">
        <w:rPr>
          <w:rFonts w:asciiTheme="minorHAnsi" w:hAnsiTheme="minorHAnsi" w:cs="Courier New"/>
          <w:szCs w:val="20"/>
        </w:rPr>
        <w:t xml:space="preserve">   *PbgStrtUpTestFailSts |= ((uint32)1U&lt;&lt;5U) |</w:t>
      </w:r>
      <w:r>
        <w:rPr>
          <w:rFonts w:asciiTheme="minorHAnsi" w:hAnsiTheme="minorHAnsi" w:cs="Courier New"/>
          <w:szCs w:val="20"/>
        </w:rPr>
        <w:t xml:space="preserve">    </w:t>
      </w:r>
      <w:r w:rsidRPr="006D026C">
        <w:rPr>
          <w:rFonts w:asciiTheme="minorHAnsi" w:hAnsiTheme="minorHAnsi" w:cs="Courier New"/>
          <w:szCs w:val="20"/>
        </w:rPr>
        <w:t xml:space="preserve"> </w:t>
      </w:r>
      <w:r>
        <w:rPr>
          <w:rFonts w:asciiTheme="minorHAnsi" w:hAnsiTheme="minorHAnsi" w:cs="Courier New"/>
          <w:szCs w:val="20"/>
        </w:rPr>
        <w:t xml:space="preserve">              </w:t>
      </w:r>
      <w:r w:rsidRPr="00772DE0">
        <w:rPr>
          <w:rFonts w:asciiTheme="minorHAnsi" w:hAnsiTheme="minorHAnsi" w:cs="Courier New"/>
          <w:color w:val="00B050"/>
          <w:szCs w:val="20"/>
        </w:rPr>
        <w:t xml:space="preserve"> //</w:t>
      </w:r>
      <w:r>
        <w:rPr>
          <w:rFonts w:asciiTheme="minorHAnsi" w:hAnsiTheme="minorHAnsi" w:cs="Courier New"/>
          <w:color w:val="00B050"/>
          <w:szCs w:val="20"/>
        </w:rPr>
        <w:t xml:space="preserve"> [4:5]  10B </w:t>
      </w:r>
      <w:r w:rsidRPr="00772DE0">
        <w:rPr>
          <w:rFonts w:asciiTheme="minorHAnsi" w:hAnsiTheme="minorHAnsi" w:cs="Courier New"/>
          <w:color w:val="00B050"/>
          <w:szCs w:val="20"/>
        </w:rPr>
        <w:sym w:font="Wingdings" w:char="F0E0"/>
      </w:r>
      <w:r>
        <w:rPr>
          <w:rFonts w:asciiTheme="minorHAnsi" w:hAnsiTheme="minorHAnsi" w:cs="Courier New"/>
          <w:color w:val="00B050"/>
          <w:szCs w:val="20"/>
        </w:rPr>
        <w:t xml:space="preserve"> </w:t>
      </w:r>
      <w:r w:rsidRPr="00772DE0">
        <w:rPr>
          <w:rFonts w:asciiTheme="minorHAnsi" w:hAnsiTheme="minorHAnsi" w:cs="Courier New"/>
          <w:color w:val="00B050"/>
          <w:szCs w:val="20"/>
        </w:rPr>
        <w:t>32 bit</w:t>
      </w:r>
    </w:p>
    <w:p w:rsidR="00140CC2" w:rsidRPr="006D026C" w:rsidRDefault="00140CC2" w:rsidP="00140CC2">
      <w:pPr>
        <w:autoSpaceDE w:val="0"/>
        <w:autoSpaceDN w:val="0"/>
        <w:adjustRightInd w:val="0"/>
        <w:rPr>
          <w:rFonts w:asciiTheme="minorHAnsi" w:hAnsiTheme="minorHAnsi" w:cs="Courier New"/>
          <w:szCs w:val="20"/>
        </w:rPr>
      </w:pPr>
      <w:r w:rsidRPr="006D026C">
        <w:rPr>
          <w:rFonts w:asciiTheme="minorHAnsi" w:hAnsiTheme="minorHAnsi" w:cs="Courier New"/>
          <w:szCs w:val="20"/>
        </w:rPr>
        <w:t xml:space="preserve">                        </w:t>
      </w:r>
      <w:r>
        <w:rPr>
          <w:rFonts w:asciiTheme="minorHAnsi" w:hAnsiTheme="minorHAnsi" w:cs="Courier New"/>
          <w:szCs w:val="20"/>
        </w:rPr>
        <w:t xml:space="preserve">                           </w:t>
      </w:r>
      <w:r w:rsidRPr="006D026C">
        <w:rPr>
          <w:rFonts w:asciiTheme="minorHAnsi" w:hAnsiTheme="minorHAnsi" w:cs="Courier New"/>
          <w:szCs w:val="20"/>
        </w:rPr>
        <w:t xml:space="preserve"> (uint32)(LoopCntr -1U);  </w:t>
      </w:r>
      <w:r>
        <w:rPr>
          <w:rFonts w:asciiTheme="minorHAnsi" w:hAnsiTheme="minorHAnsi" w:cs="Courier New"/>
          <w:szCs w:val="20"/>
        </w:rPr>
        <w:t xml:space="preserve">           </w:t>
      </w:r>
      <w:r w:rsidRPr="00772DE0">
        <w:rPr>
          <w:rFonts w:asciiTheme="minorHAnsi" w:hAnsiTheme="minorHAnsi" w:cs="Courier New"/>
          <w:color w:val="00B050"/>
          <w:szCs w:val="20"/>
        </w:rPr>
        <w:t>//index into 32 bit list</w:t>
      </w:r>
    </w:p>
    <w:p w:rsidR="00140CC2" w:rsidRPr="00BF6D8C" w:rsidRDefault="00140CC2" w:rsidP="00140CC2">
      <w:pPr>
        <w:rPr>
          <w:rFonts w:asciiTheme="minorHAnsi" w:hAnsiTheme="minorHAnsi"/>
          <w:szCs w:val="20"/>
        </w:rPr>
      </w:pPr>
      <w:r w:rsidRPr="00BF6D8C">
        <w:rPr>
          <w:rFonts w:asciiTheme="minorHAnsi" w:hAnsiTheme="minorHAnsi"/>
          <w:szCs w:val="20"/>
        </w:rPr>
        <w:t xml:space="preserve">} </w:t>
      </w:r>
      <w:r w:rsidRPr="00400BE0">
        <w:rPr>
          <w:rFonts w:asciiTheme="minorHAnsi" w:hAnsiTheme="minorHAnsi"/>
          <w:color w:val="00B050"/>
          <w:szCs w:val="20"/>
        </w:rPr>
        <w:t>// testPbg32BitTargets</w:t>
      </w:r>
    </w:p>
    <w:p w:rsidR="00140CC2" w:rsidRPr="00E97087" w:rsidRDefault="00140CC2" w:rsidP="00140CC2">
      <w:pPr>
        <w:rPr>
          <w:rFonts w:asciiTheme="minorHAnsi" w:hAnsiTheme="minorHAnsi"/>
          <w:szCs w:val="20"/>
        </w:rPr>
      </w:pPr>
    </w:p>
    <w:p w:rsidR="00140CC2" w:rsidRDefault="00140CC2" w:rsidP="00140CC2">
      <w:pPr>
        <w:rPr>
          <w:rFonts w:asciiTheme="minorHAnsi" w:hAnsiTheme="minorHAnsi"/>
          <w:szCs w:val="20"/>
        </w:rPr>
      </w:pPr>
    </w:p>
    <w:p w:rsidR="00140CC2" w:rsidRPr="00E97087" w:rsidRDefault="00140CC2" w:rsidP="00140CC2">
      <w:pPr>
        <w:rPr>
          <w:rFonts w:asciiTheme="minorHAnsi" w:hAnsiTheme="minorHAnsi"/>
          <w:szCs w:val="20"/>
        </w:rPr>
      </w:pPr>
    </w:p>
    <w:p w:rsidR="00140CC2" w:rsidRPr="00E97087" w:rsidRDefault="00140CC2" w:rsidP="00140CC2">
      <w:pPr>
        <w:rPr>
          <w:rFonts w:asciiTheme="minorHAnsi" w:hAnsiTheme="minorHAnsi"/>
          <w:color w:val="00B050"/>
          <w:szCs w:val="20"/>
        </w:rPr>
      </w:pPr>
      <w:r w:rsidRPr="00E97087">
        <w:rPr>
          <w:rFonts w:asciiTheme="minorHAnsi" w:hAnsiTheme="minorHAnsi"/>
          <w:color w:val="00B050"/>
          <w:szCs w:val="20"/>
        </w:rPr>
        <w:t xml:space="preserve">// this code assumes that the ECM has NOT been configured to generate exceptions or </w:t>
      </w:r>
    </w:p>
    <w:p w:rsidR="00140CC2" w:rsidRPr="00E97087" w:rsidRDefault="00140CC2" w:rsidP="00140CC2">
      <w:pPr>
        <w:rPr>
          <w:rFonts w:asciiTheme="minorHAnsi" w:hAnsiTheme="minorHAnsi"/>
          <w:color w:val="00B050"/>
          <w:szCs w:val="20"/>
        </w:rPr>
      </w:pPr>
      <w:r w:rsidRPr="00E97087">
        <w:rPr>
          <w:rFonts w:asciiTheme="minorHAnsi" w:hAnsiTheme="minorHAnsi"/>
          <w:color w:val="00B050"/>
          <w:szCs w:val="20"/>
        </w:rPr>
        <w:t>// interrupts on PBG error detection</w:t>
      </w:r>
      <w:r>
        <w:rPr>
          <w:rFonts w:asciiTheme="minorHAnsi" w:hAnsiTheme="minorHAnsi"/>
          <w:color w:val="00B050"/>
          <w:szCs w:val="20"/>
        </w:rPr>
        <w:t>.</w:t>
      </w:r>
      <w:r w:rsidRPr="00E97087">
        <w:rPr>
          <w:rFonts w:asciiTheme="minorHAnsi" w:hAnsiTheme="minorHAnsi"/>
          <w:color w:val="00B050"/>
          <w:szCs w:val="20"/>
        </w:rPr>
        <w:t xml:space="preserve">  It </w:t>
      </w:r>
      <w:r>
        <w:rPr>
          <w:rFonts w:asciiTheme="minorHAnsi" w:hAnsiTheme="minorHAnsi"/>
          <w:color w:val="00B050"/>
          <w:szCs w:val="20"/>
        </w:rPr>
        <w:t>DOES assume</w:t>
      </w:r>
      <w:r w:rsidRPr="00E97087">
        <w:rPr>
          <w:rFonts w:asciiTheme="minorHAnsi" w:hAnsiTheme="minorHAnsi"/>
          <w:color w:val="00B050"/>
          <w:szCs w:val="20"/>
        </w:rPr>
        <w:t xml:space="preserve"> that SYSERR</w:t>
      </w:r>
      <w:r>
        <w:rPr>
          <w:rFonts w:asciiTheme="minorHAnsi" w:hAnsiTheme="minorHAnsi"/>
          <w:color w:val="00B050"/>
          <w:szCs w:val="20"/>
        </w:rPr>
        <w:t xml:space="preserve"> occurs</w:t>
      </w:r>
      <w:r w:rsidRPr="00E97087">
        <w:rPr>
          <w:rFonts w:asciiTheme="minorHAnsi" w:hAnsiTheme="minorHAnsi"/>
          <w:color w:val="00B050"/>
          <w:szCs w:val="20"/>
        </w:rPr>
        <w:t xml:space="preserve"> on PBG violation </w:t>
      </w:r>
    </w:p>
    <w:p w:rsidR="00140CC2" w:rsidRPr="00E97087" w:rsidRDefault="00140CC2" w:rsidP="00140CC2">
      <w:pPr>
        <w:rPr>
          <w:rFonts w:asciiTheme="minorHAnsi" w:hAnsiTheme="minorHAnsi"/>
          <w:color w:val="00B050"/>
          <w:szCs w:val="20"/>
        </w:rPr>
      </w:pPr>
      <w:r w:rsidRPr="00E97087">
        <w:rPr>
          <w:rFonts w:asciiTheme="minorHAnsi" w:hAnsiTheme="minorHAnsi"/>
          <w:color w:val="00B050"/>
          <w:szCs w:val="20"/>
        </w:rPr>
        <w:t xml:space="preserve">// detection </w:t>
      </w:r>
      <w:r>
        <w:rPr>
          <w:rFonts w:asciiTheme="minorHAnsi" w:hAnsiTheme="minorHAnsi"/>
          <w:color w:val="00B050"/>
          <w:szCs w:val="20"/>
        </w:rPr>
        <w:t xml:space="preserve">is </w:t>
      </w:r>
      <w:r w:rsidRPr="00E97087">
        <w:rPr>
          <w:rFonts w:asciiTheme="minorHAnsi" w:hAnsiTheme="minorHAnsi"/>
          <w:color w:val="00B050"/>
          <w:szCs w:val="20"/>
        </w:rPr>
        <w:t>configured so this code briefly disables that but restores it before returning.</w:t>
      </w:r>
    </w:p>
    <w:p w:rsidR="00140CC2" w:rsidRPr="00E97087" w:rsidRDefault="00140CC2" w:rsidP="00140CC2">
      <w:pPr>
        <w:rPr>
          <w:rFonts w:asciiTheme="minorHAnsi" w:hAnsiTheme="minorHAnsi"/>
          <w:color w:val="00B050"/>
          <w:szCs w:val="20"/>
        </w:rPr>
      </w:pPr>
      <w:r w:rsidRPr="00E97087">
        <w:rPr>
          <w:rFonts w:asciiTheme="minorHAnsi" w:hAnsiTheme="minorHAnsi"/>
          <w:color w:val="00B050"/>
          <w:szCs w:val="20"/>
        </w:rPr>
        <w:t>// run this test in Supervisor mode!!!!</w:t>
      </w:r>
    </w:p>
    <w:p w:rsidR="00140CC2" w:rsidRPr="00A64F80" w:rsidRDefault="00140CC2" w:rsidP="00140CC2">
      <w:pPr>
        <w:rPr>
          <w:rFonts w:asciiTheme="minorHAnsi" w:hAnsiTheme="minorHAnsi"/>
          <w:sz w:val="22"/>
          <w:szCs w:val="22"/>
        </w:rPr>
      </w:pPr>
      <w:r w:rsidRPr="00A64F80">
        <w:rPr>
          <w:rFonts w:asciiTheme="minorHAnsi" w:hAnsiTheme="minorHAnsi"/>
          <w:sz w:val="22"/>
          <w:szCs w:val="22"/>
        </w:rPr>
        <w:t xml:space="preserve">void </w:t>
      </w:r>
      <w:r w:rsidRPr="00A64F80">
        <w:rPr>
          <w:rFonts w:asciiTheme="minorHAnsi" w:hAnsiTheme="minorHAnsi"/>
          <w:b/>
          <w:bCs/>
          <w:color w:val="000000"/>
          <w:sz w:val="22"/>
          <w:szCs w:val="22"/>
        </w:rPr>
        <w:t>GuardCfgAndDiagcInit3</w:t>
      </w:r>
      <w:r w:rsidRPr="00A64F80">
        <w:rPr>
          <w:rFonts w:asciiTheme="minorHAnsi" w:hAnsiTheme="minorHAnsi"/>
          <w:sz w:val="22"/>
          <w:szCs w:val="22"/>
        </w:rPr>
        <w:t xml:space="preserve"> ( void ) </w:t>
      </w:r>
    </w:p>
    <w:p w:rsidR="00140CC2" w:rsidRPr="00E97087" w:rsidRDefault="00140CC2" w:rsidP="00140CC2">
      <w:pPr>
        <w:rPr>
          <w:rFonts w:asciiTheme="minorHAnsi" w:hAnsiTheme="minorHAnsi"/>
          <w:szCs w:val="20"/>
        </w:rPr>
      </w:pPr>
      <w:r w:rsidRPr="00E97087">
        <w:rPr>
          <w:rFonts w:asciiTheme="minorHAnsi" w:hAnsiTheme="minorHAnsi"/>
          <w:szCs w:val="20"/>
        </w:rPr>
        <w:t>{</w:t>
      </w:r>
      <w:r>
        <w:rPr>
          <w:rFonts w:asciiTheme="minorHAnsi" w:hAnsiTheme="minorHAnsi"/>
          <w:szCs w:val="20"/>
        </w:rPr>
        <w:t xml:space="preserve">  </w:t>
      </w:r>
    </w:p>
    <w:p w:rsidR="00140CC2" w:rsidRPr="007065A2" w:rsidRDefault="00140CC2" w:rsidP="00140CC2">
      <w:pPr>
        <w:rPr>
          <w:rFonts w:asciiTheme="minorHAnsi" w:hAnsiTheme="minorHAnsi"/>
          <w:color w:val="00B050"/>
          <w:szCs w:val="20"/>
        </w:rPr>
      </w:pPr>
      <w:r>
        <w:rPr>
          <w:rFonts w:asciiTheme="minorHAnsi" w:hAnsiTheme="minorHAnsi"/>
          <w:szCs w:val="20"/>
        </w:rPr>
        <w:t>uint</w:t>
      </w:r>
      <w:r w:rsidRPr="007065A2">
        <w:rPr>
          <w:rFonts w:asciiTheme="minorHAnsi" w:hAnsiTheme="minorHAnsi"/>
          <w:szCs w:val="20"/>
        </w:rPr>
        <w:t xml:space="preserve">32* volatile  testPeripheralAddr;   </w:t>
      </w:r>
      <w:r w:rsidRPr="007065A2">
        <w:rPr>
          <w:rFonts w:asciiTheme="minorHAnsi" w:hAnsiTheme="minorHAnsi"/>
          <w:color w:val="00B050"/>
          <w:szCs w:val="20"/>
        </w:rPr>
        <w:t>// peripheral test address</w:t>
      </w:r>
    </w:p>
    <w:p w:rsidR="00140CC2" w:rsidRPr="007065A2" w:rsidRDefault="00140CC2" w:rsidP="00140CC2">
      <w:pPr>
        <w:rPr>
          <w:rFonts w:asciiTheme="minorHAnsi" w:hAnsiTheme="minorHAnsi"/>
          <w:szCs w:val="20"/>
        </w:rPr>
      </w:pPr>
      <w:r>
        <w:rPr>
          <w:rFonts w:asciiTheme="minorHAnsi" w:hAnsiTheme="minorHAnsi"/>
          <w:szCs w:val="20"/>
        </w:rPr>
        <w:t>uint32</w:t>
      </w:r>
      <w:r w:rsidRPr="007065A2">
        <w:rPr>
          <w:rFonts w:asciiTheme="minorHAnsi" w:hAnsiTheme="minorHAnsi"/>
          <w:szCs w:val="20"/>
        </w:rPr>
        <w:t xml:space="preserve"> </w:t>
      </w:r>
      <w:r>
        <w:rPr>
          <w:rFonts w:asciiTheme="minorHAnsi" w:hAnsiTheme="minorHAnsi"/>
          <w:szCs w:val="20"/>
        </w:rPr>
        <w:t xml:space="preserve"> </w:t>
      </w:r>
      <w:r w:rsidRPr="007065A2">
        <w:rPr>
          <w:rFonts w:asciiTheme="minorHAnsi" w:hAnsiTheme="minorHAnsi"/>
          <w:szCs w:val="20"/>
        </w:rPr>
        <w:t>errorout</w:t>
      </w:r>
      <w:r>
        <w:rPr>
          <w:rFonts w:asciiTheme="minorHAnsi" w:hAnsiTheme="minorHAnsi"/>
          <w:szCs w:val="20"/>
        </w:rPr>
        <w:t xml:space="preserve">PinMaskSave = </w:t>
      </w:r>
      <w:r w:rsidRPr="007065A2">
        <w:rPr>
          <w:rFonts w:asciiTheme="minorHAnsi" w:hAnsiTheme="minorHAnsi"/>
          <w:szCs w:val="20"/>
        </w:rPr>
        <w:t>ECMEMK0;</w:t>
      </w:r>
    </w:p>
    <w:p w:rsidR="00140CC2" w:rsidRPr="007065A2" w:rsidRDefault="00140CC2" w:rsidP="00140CC2">
      <w:pPr>
        <w:rPr>
          <w:rFonts w:asciiTheme="minorHAnsi" w:hAnsiTheme="minorHAnsi"/>
          <w:szCs w:val="20"/>
        </w:rPr>
      </w:pPr>
    </w:p>
    <w:p w:rsidR="00140CC2" w:rsidRPr="007065A2" w:rsidRDefault="00140CC2" w:rsidP="00140CC2">
      <w:pPr>
        <w:rPr>
          <w:rFonts w:asciiTheme="minorHAnsi" w:hAnsiTheme="minorHAnsi"/>
          <w:szCs w:val="20"/>
        </w:rPr>
      </w:pPr>
      <w:r>
        <w:rPr>
          <w:rFonts w:asciiTheme="minorHAnsi" w:hAnsiTheme="minorHAnsi"/>
          <w:szCs w:val="20"/>
        </w:rPr>
        <w:t>uint32  s</w:t>
      </w:r>
      <w:r w:rsidRPr="007065A2">
        <w:rPr>
          <w:rFonts w:asciiTheme="minorHAnsi" w:hAnsiTheme="minorHAnsi"/>
          <w:szCs w:val="20"/>
        </w:rPr>
        <w:t>avePbgProtectionReg;</w:t>
      </w:r>
    </w:p>
    <w:p w:rsidR="00140CC2" w:rsidRPr="007065A2" w:rsidRDefault="00140CC2" w:rsidP="00140CC2">
      <w:pPr>
        <w:rPr>
          <w:rFonts w:asciiTheme="minorHAnsi" w:hAnsiTheme="minorHAnsi"/>
          <w:szCs w:val="20"/>
        </w:rPr>
      </w:pPr>
      <w:r>
        <w:rPr>
          <w:rFonts w:asciiTheme="minorHAnsi" w:hAnsiTheme="minorHAnsi"/>
          <w:szCs w:val="20"/>
        </w:rPr>
        <w:t xml:space="preserve">uint32  saveSegCont = </w:t>
      </w:r>
      <w:r w:rsidRPr="007065A2">
        <w:rPr>
          <w:rFonts w:asciiTheme="minorHAnsi" w:hAnsiTheme="minorHAnsi"/>
          <w:szCs w:val="20"/>
        </w:rPr>
        <w:t>SEGCONT;</w:t>
      </w:r>
    </w:p>
    <w:p w:rsidR="00140CC2" w:rsidRDefault="00140CC2" w:rsidP="00140CC2">
      <w:pPr>
        <w:rPr>
          <w:rFonts w:asciiTheme="minorHAnsi" w:hAnsiTheme="minorHAnsi"/>
          <w:szCs w:val="20"/>
        </w:rPr>
      </w:pPr>
    </w:p>
    <w:p w:rsidR="00140CC2" w:rsidRPr="007065A2" w:rsidRDefault="00140CC2" w:rsidP="00140CC2">
      <w:pPr>
        <w:rPr>
          <w:rFonts w:asciiTheme="minorHAnsi" w:hAnsiTheme="minorHAnsi"/>
          <w:szCs w:val="20"/>
        </w:rPr>
      </w:pPr>
      <w:r>
        <w:rPr>
          <w:rFonts w:asciiTheme="minorHAnsi" w:hAnsiTheme="minorHAnsi"/>
          <w:szCs w:val="20"/>
        </w:rPr>
        <w:t xml:space="preserve">uint32 </w:t>
      </w:r>
      <w:r w:rsidRPr="00F53E0C">
        <w:rPr>
          <w:rFonts w:asciiTheme="minorHAnsi" w:hAnsiTheme="minorHAnsi"/>
          <w:szCs w:val="20"/>
        </w:rPr>
        <w:t>TestFailSts</w:t>
      </w:r>
      <w:r>
        <w:rPr>
          <w:rFonts w:asciiTheme="minorHAnsi" w:hAnsiTheme="minorHAnsi"/>
          <w:szCs w:val="20"/>
        </w:rPr>
        <w:t xml:space="preserve"> = 0;</w:t>
      </w:r>
    </w:p>
    <w:p w:rsidR="00140CC2" w:rsidRPr="007065A2" w:rsidRDefault="00140CC2" w:rsidP="00140CC2">
      <w:pPr>
        <w:rPr>
          <w:rFonts w:asciiTheme="minorHAnsi" w:hAnsiTheme="minorHAnsi"/>
          <w:szCs w:val="20"/>
        </w:rPr>
      </w:pPr>
    </w:p>
    <w:p w:rsidR="00140CC2" w:rsidRPr="007065A2" w:rsidRDefault="00140CC2" w:rsidP="00140CC2">
      <w:pPr>
        <w:rPr>
          <w:rFonts w:asciiTheme="minorHAnsi" w:hAnsiTheme="minorHAnsi"/>
          <w:szCs w:val="20"/>
        </w:rPr>
      </w:pPr>
      <w:r w:rsidRPr="007065A2">
        <w:rPr>
          <w:rFonts w:asciiTheme="minorHAnsi" w:hAnsiTheme="minorHAnsi" w:cs="Arial"/>
          <w:color w:val="222222"/>
          <w:szCs w:val="20"/>
          <w:shd w:val="clear" w:color="auto" w:fill="FFFFFF"/>
        </w:rPr>
        <w:t xml:space="preserve">Boolean ExecStrtUpTest;  </w:t>
      </w:r>
    </w:p>
    <w:p w:rsidR="00140CC2" w:rsidRPr="007065A2" w:rsidRDefault="00140CC2" w:rsidP="00140CC2">
      <w:pPr>
        <w:rPr>
          <w:rFonts w:asciiTheme="minorHAnsi" w:hAnsiTheme="minorHAnsi"/>
          <w:szCs w:val="20"/>
        </w:rPr>
      </w:pPr>
    </w:p>
    <w:p w:rsidR="00140CC2" w:rsidRPr="007065A2" w:rsidRDefault="00140CC2" w:rsidP="00140CC2">
      <w:pPr>
        <w:rPr>
          <w:rFonts w:asciiTheme="minorHAnsi" w:hAnsiTheme="minorHAnsi" w:cs="Arial"/>
          <w:color w:val="222222"/>
          <w:szCs w:val="20"/>
          <w:shd w:val="clear" w:color="auto" w:fill="FFFFFF"/>
        </w:rPr>
      </w:pPr>
      <w:r w:rsidRPr="007065A2">
        <w:rPr>
          <w:rFonts w:asciiTheme="minorHAnsi" w:hAnsiTheme="minorHAnsi" w:cs="Arial"/>
          <w:color w:val="222222"/>
          <w:szCs w:val="20"/>
          <w:shd w:val="clear" w:color="auto" w:fill="FFFFFF"/>
        </w:rPr>
        <w:t xml:space="preserve">ChkForStrtUpTest ( &amp;ExecStrtUpTest); </w:t>
      </w:r>
    </w:p>
    <w:p w:rsidR="00140CC2" w:rsidRPr="007065A2" w:rsidRDefault="00140CC2" w:rsidP="00140CC2">
      <w:pPr>
        <w:rPr>
          <w:rFonts w:asciiTheme="minorHAnsi" w:hAnsiTheme="minorHAnsi" w:cs="Arial"/>
          <w:color w:val="222222"/>
          <w:szCs w:val="20"/>
          <w:shd w:val="clear" w:color="auto" w:fill="FFFFFF"/>
        </w:rPr>
      </w:pPr>
    </w:p>
    <w:p w:rsidR="00140CC2" w:rsidRPr="007065A2" w:rsidRDefault="00140CC2" w:rsidP="00140CC2">
      <w:pPr>
        <w:rPr>
          <w:rFonts w:asciiTheme="minorHAnsi" w:hAnsiTheme="minorHAnsi" w:cs="Arial"/>
          <w:color w:val="000000"/>
          <w:szCs w:val="20"/>
          <w:shd w:val="clear" w:color="auto" w:fill="FFFFFF"/>
        </w:rPr>
      </w:pPr>
      <w:r w:rsidRPr="007065A2">
        <w:rPr>
          <w:rFonts w:asciiTheme="minorHAnsi" w:hAnsiTheme="minorHAnsi" w:cs="Arial"/>
          <w:color w:val="000000"/>
          <w:szCs w:val="20"/>
          <w:shd w:val="clear" w:color="auto" w:fill="FFFFFF"/>
        </w:rPr>
        <w:t xml:space="preserve">if ( </w:t>
      </w:r>
      <w:r>
        <w:rPr>
          <w:rFonts w:asciiTheme="minorHAnsi" w:hAnsiTheme="minorHAnsi" w:cs="Arial"/>
          <w:color w:val="000000"/>
          <w:szCs w:val="20"/>
          <w:shd w:val="clear" w:color="auto" w:fill="FFFFFF"/>
        </w:rPr>
        <w:t>(</w:t>
      </w:r>
      <w:r w:rsidRPr="007065A2">
        <w:rPr>
          <w:rFonts w:asciiTheme="minorHAnsi" w:hAnsiTheme="minorHAnsi" w:cs="Arial"/>
          <w:color w:val="000000"/>
          <w:szCs w:val="20"/>
          <w:shd w:val="clear" w:color="auto" w:fill="FFFFFF"/>
        </w:rPr>
        <w:t>true == ExecStrtUpTest)</w:t>
      </w:r>
      <w:r>
        <w:rPr>
          <w:rFonts w:asciiTheme="minorHAnsi" w:hAnsiTheme="minorHAnsi" w:cs="Arial"/>
          <w:color w:val="000000"/>
          <w:szCs w:val="20"/>
          <w:shd w:val="clear" w:color="auto" w:fill="FFFFFF"/>
        </w:rPr>
        <w:t xml:space="preserve"> &amp;&amp; </w:t>
      </w:r>
      <w:r>
        <w:rPr>
          <w:rFonts w:asciiTheme="minorHAnsi" w:hAnsiTheme="minorHAnsi"/>
          <w:szCs w:val="20"/>
        </w:rPr>
        <w:t>(0 =</w:t>
      </w:r>
      <w:r w:rsidRPr="007065A2">
        <w:rPr>
          <w:rFonts w:asciiTheme="minorHAnsi" w:hAnsiTheme="minorHAnsi"/>
          <w:szCs w:val="20"/>
        </w:rPr>
        <w:t xml:space="preserve">= </w:t>
      </w:r>
      <w:r>
        <w:rPr>
          <w:rFonts w:asciiTheme="minorHAnsi" w:hAnsiTheme="minorHAnsi"/>
          <w:szCs w:val="20"/>
        </w:rPr>
        <w:t>(</w:t>
      </w:r>
      <w:r w:rsidRPr="007065A2">
        <w:rPr>
          <w:rFonts w:asciiTheme="minorHAnsi" w:hAnsiTheme="minorHAnsi" w:cs="Arial"/>
          <w:color w:val="263238"/>
          <w:szCs w:val="20"/>
        </w:rPr>
        <w:t>PBGERRSLV3ASTAT</w:t>
      </w:r>
      <w:r>
        <w:rPr>
          <w:rFonts w:asciiTheme="minorHAnsi" w:hAnsiTheme="minorHAnsi" w:cs="Arial"/>
          <w:color w:val="263238"/>
          <w:szCs w:val="20"/>
        </w:rPr>
        <w:t xml:space="preserve"> &amp; 1)</w:t>
      </w:r>
      <w:r w:rsidRPr="007065A2">
        <w:rPr>
          <w:rFonts w:asciiTheme="minorHAnsi" w:hAnsiTheme="minorHAnsi"/>
          <w:szCs w:val="20"/>
        </w:rPr>
        <w:t>)</w:t>
      </w:r>
      <w:r>
        <w:rPr>
          <w:rFonts w:asciiTheme="minorHAnsi" w:hAnsiTheme="minorHAnsi"/>
          <w:szCs w:val="20"/>
        </w:rPr>
        <w:t xml:space="preserve"> &amp;&amp; </w:t>
      </w:r>
      <w:r w:rsidRPr="00BF6D8C">
        <w:rPr>
          <w:rFonts w:asciiTheme="minorHAnsi" w:hAnsiTheme="minorHAnsi"/>
          <w:szCs w:val="20"/>
        </w:rPr>
        <w:t>(0 == (ECMESSTR0 &amp; (1&lt;&lt;26)))</w:t>
      </w:r>
      <w:r w:rsidRPr="007065A2">
        <w:rPr>
          <w:rFonts w:asciiTheme="minorHAnsi" w:hAnsiTheme="minorHAnsi"/>
          <w:szCs w:val="20"/>
        </w:rPr>
        <w:t xml:space="preserve">  </w:t>
      </w:r>
      <w:r>
        <w:rPr>
          <w:rFonts w:asciiTheme="minorHAnsi" w:hAnsiTheme="minorHAnsi"/>
          <w:szCs w:val="20"/>
        </w:rPr>
        <w:t>)</w:t>
      </w:r>
    </w:p>
    <w:p w:rsidR="00140CC2" w:rsidRPr="007065A2" w:rsidRDefault="00140CC2" w:rsidP="00140CC2">
      <w:pPr>
        <w:rPr>
          <w:rFonts w:asciiTheme="minorHAnsi" w:hAnsiTheme="minorHAnsi"/>
          <w:b/>
          <w:szCs w:val="20"/>
        </w:rPr>
      </w:pPr>
      <w:r w:rsidRPr="007065A2">
        <w:rPr>
          <w:rFonts w:asciiTheme="minorHAnsi" w:hAnsiTheme="minorHAnsi"/>
          <w:szCs w:val="20"/>
        </w:rPr>
        <w:t>{</w:t>
      </w:r>
    </w:p>
    <w:p w:rsidR="00140CC2" w:rsidRPr="007065A2" w:rsidRDefault="00140CC2" w:rsidP="00140CC2">
      <w:pPr>
        <w:rPr>
          <w:rFonts w:asciiTheme="minorHAnsi" w:hAnsiTheme="minorHAnsi"/>
          <w:szCs w:val="20"/>
        </w:rPr>
      </w:pPr>
    </w:p>
    <w:p w:rsidR="00140CC2" w:rsidRDefault="00140CC2" w:rsidP="00140CC2">
      <w:pPr>
        <w:rPr>
          <w:rFonts w:asciiTheme="minorHAnsi" w:hAnsiTheme="minorHAnsi"/>
          <w:szCs w:val="20"/>
        </w:rPr>
      </w:pPr>
      <w:r>
        <w:rPr>
          <w:rFonts w:asciiTheme="minorHAnsi" w:hAnsiTheme="minorHAnsi"/>
          <w:color w:val="00B050"/>
          <w:szCs w:val="20"/>
        </w:rPr>
        <w:t xml:space="preserve">   </w:t>
      </w:r>
      <w:r w:rsidRPr="007065A2">
        <w:rPr>
          <w:rFonts w:asciiTheme="minorHAnsi" w:hAnsiTheme="minorHAnsi"/>
          <w:color w:val="00B050"/>
          <w:szCs w:val="20"/>
        </w:rPr>
        <w:t>// set BIT26 to prevent (mask off) test induced PBG error from getting to the ERROROUT  pin</w:t>
      </w:r>
      <w:r w:rsidRPr="007065A2">
        <w:rPr>
          <w:rFonts w:asciiTheme="minorHAnsi" w:hAnsiTheme="minorHAnsi"/>
          <w:szCs w:val="20"/>
        </w:rPr>
        <w:t xml:space="preserve">  </w:t>
      </w:r>
      <w:r>
        <w:rPr>
          <w:rFonts w:asciiTheme="minorHAnsi" w:hAnsiTheme="minorHAnsi"/>
          <w:szCs w:val="20"/>
        </w:rPr>
        <w:t xml:space="preserve">    </w:t>
      </w:r>
    </w:p>
    <w:p w:rsidR="00140CC2" w:rsidRDefault="00140CC2" w:rsidP="00140CC2">
      <w:pPr>
        <w:rPr>
          <w:rFonts w:asciiTheme="minorHAnsi" w:hAnsiTheme="minorHAnsi"/>
          <w:szCs w:val="20"/>
        </w:rPr>
      </w:pPr>
      <w:r>
        <w:rPr>
          <w:rFonts w:asciiTheme="minorHAnsi" w:hAnsiTheme="minorHAnsi"/>
          <w:szCs w:val="20"/>
        </w:rPr>
        <w:t xml:space="preserve">   </w:t>
      </w:r>
      <w:r w:rsidRPr="007065A2">
        <w:rPr>
          <w:rFonts w:asciiTheme="minorHAnsi" w:hAnsiTheme="minorHAnsi" w:cs="Arial"/>
          <w:color w:val="263238"/>
          <w:szCs w:val="20"/>
        </w:rPr>
        <w:t>WrProtdRegEcm_u32</w:t>
      </w:r>
      <w:r w:rsidRPr="007065A2">
        <w:rPr>
          <w:rFonts w:asciiTheme="minorHAnsi" w:hAnsiTheme="minorHAnsi"/>
          <w:szCs w:val="20"/>
        </w:rPr>
        <w:t xml:space="preserve"> (  erroroutPinMaskSave| (1 &lt;&lt; 26), &amp;ECMEMK0);              </w:t>
      </w:r>
    </w:p>
    <w:p w:rsidR="00140CC2" w:rsidRPr="007065A2" w:rsidRDefault="00140CC2" w:rsidP="00140CC2">
      <w:pPr>
        <w:rPr>
          <w:rFonts w:asciiTheme="minorHAnsi" w:hAnsiTheme="minorHAnsi"/>
          <w:szCs w:val="20"/>
        </w:rPr>
      </w:pPr>
    </w:p>
    <w:p w:rsidR="00140CC2" w:rsidRPr="007065A2" w:rsidRDefault="00140CC2" w:rsidP="00140CC2">
      <w:pPr>
        <w:rPr>
          <w:rFonts w:asciiTheme="minorHAnsi" w:hAnsiTheme="minorHAnsi"/>
          <w:color w:val="00B050"/>
          <w:szCs w:val="20"/>
        </w:rPr>
      </w:pPr>
      <w:r>
        <w:rPr>
          <w:rFonts w:asciiTheme="minorHAnsi" w:hAnsiTheme="minorHAnsi"/>
          <w:color w:val="00B050"/>
          <w:szCs w:val="20"/>
        </w:rPr>
        <w:t xml:space="preserve">   </w:t>
      </w:r>
      <w:r w:rsidRPr="007065A2">
        <w:rPr>
          <w:rFonts w:asciiTheme="minorHAnsi" w:hAnsiTheme="minorHAnsi"/>
          <w:color w:val="00B050"/>
          <w:szCs w:val="20"/>
        </w:rPr>
        <w:t>// the following line requires Supervisor mode!!!!</w:t>
      </w:r>
    </w:p>
    <w:p w:rsidR="00140CC2" w:rsidRPr="007065A2" w:rsidRDefault="00140CC2" w:rsidP="00140CC2">
      <w:pPr>
        <w:rPr>
          <w:rFonts w:asciiTheme="minorHAnsi" w:hAnsiTheme="minorHAnsi"/>
          <w:color w:val="00B050"/>
          <w:szCs w:val="20"/>
        </w:rPr>
      </w:pPr>
      <w:r>
        <w:rPr>
          <w:rFonts w:asciiTheme="minorHAnsi" w:hAnsiTheme="minorHAnsi"/>
          <w:szCs w:val="20"/>
        </w:rPr>
        <w:t xml:space="preserve">   </w:t>
      </w:r>
      <w:r w:rsidRPr="007065A2">
        <w:rPr>
          <w:rFonts w:asciiTheme="minorHAnsi" w:hAnsiTheme="minorHAnsi"/>
          <w:szCs w:val="20"/>
        </w:rPr>
        <w:t xml:space="preserve">SEGCONT.VCIE = 0;  </w:t>
      </w:r>
      <w:r w:rsidRPr="007065A2">
        <w:rPr>
          <w:rFonts w:asciiTheme="minorHAnsi" w:hAnsiTheme="minorHAnsi"/>
          <w:color w:val="00B050"/>
          <w:szCs w:val="20"/>
        </w:rPr>
        <w:t>// turn off syserr response to several VCIE things</w:t>
      </w:r>
    </w:p>
    <w:p w:rsidR="00140CC2" w:rsidRDefault="00140CC2" w:rsidP="00140CC2">
      <w:pPr>
        <w:rPr>
          <w:rFonts w:asciiTheme="minorHAnsi" w:hAnsiTheme="minorHAnsi"/>
          <w:color w:val="00B050"/>
          <w:szCs w:val="20"/>
        </w:rPr>
      </w:pPr>
      <w:r>
        <w:rPr>
          <w:rFonts w:asciiTheme="minorHAnsi" w:hAnsiTheme="minorHAnsi"/>
          <w:szCs w:val="20"/>
        </w:rPr>
        <w:t xml:space="preserve">   </w:t>
      </w:r>
      <w:r w:rsidRPr="007065A2">
        <w:rPr>
          <w:rFonts w:asciiTheme="minorHAnsi" w:hAnsiTheme="minorHAnsi"/>
          <w:szCs w:val="20"/>
        </w:rPr>
        <w:t xml:space="preserve">SEGCONT.VPGE = 0;  </w:t>
      </w:r>
      <w:r w:rsidRPr="007065A2">
        <w:rPr>
          <w:rFonts w:asciiTheme="minorHAnsi" w:hAnsiTheme="minorHAnsi"/>
          <w:color w:val="00B050"/>
          <w:szCs w:val="20"/>
        </w:rPr>
        <w:t>// turn off syserr response to PBG write violation</w:t>
      </w:r>
    </w:p>
    <w:p w:rsidR="00140CC2" w:rsidRDefault="00140CC2" w:rsidP="00140CC2">
      <w:pPr>
        <w:rPr>
          <w:rFonts w:asciiTheme="minorHAnsi" w:hAnsiTheme="minorHAnsi"/>
          <w:szCs w:val="20"/>
        </w:rPr>
      </w:pPr>
      <w:r>
        <w:rPr>
          <w:rFonts w:asciiTheme="minorHAnsi" w:hAnsiTheme="minorHAnsi"/>
          <w:szCs w:val="20"/>
        </w:rPr>
        <w:t xml:space="preserve">   asm(“syncm”);   </w:t>
      </w:r>
      <w:r w:rsidRPr="00A63FE2">
        <w:rPr>
          <w:rFonts w:asciiTheme="minorHAnsi" w:hAnsiTheme="minorHAnsi"/>
          <w:color w:val="00B050"/>
          <w:szCs w:val="20"/>
        </w:rPr>
        <w:t>//</w:t>
      </w:r>
      <w:r>
        <w:rPr>
          <w:rFonts w:asciiTheme="minorHAnsi" w:hAnsiTheme="minorHAnsi"/>
          <w:color w:val="00B050"/>
          <w:szCs w:val="20"/>
        </w:rPr>
        <w:t>ensure the written value has settled</w:t>
      </w:r>
      <w:r>
        <w:rPr>
          <w:rFonts w:asciiTheme="minorHAnsi" w:hAnsiTheme="minorHAnsi"/>
          <w:szCs w:val="20"/>
        </w:rPr>
        <w:t xml:space="preserve">     </w:t>
      </w:r>
    </w:p>
    <w:p w:rsidR="00140CC2" w:rsidRPr="007065A2" w:rsidRDefault="00140CC2" w:rsidP="00140CC2">
      <w:pPr>
        <w:rPr>
          <w:rFonts w:asciiTheme="minorHAnsi" w:hAnsiTheme="minorHAnsi"/>
          <w:color w:val="00B050"/>
          <w:szCs w:val="20"/>
        </w:rPr>
      </w:pPr>
    </w:p>
    <w:p w:rsidR="00140CC2" w:rsidRDefault="00140CC2" w:rsidP="00140CC2">
      <w:pPr>
        <w:rPr>
          <w:rFonts w:asciiTheme="minorHAnsi" w:hAnsiTheme="minorHAnsi"/>
          <w:szCs w:val="20"/>
        </w:rPr>
      </w:pPr>
    </w:p>
    <w:p w:rsidR="00140CC2" w:rsidRDefault="00140CC2" w:rsidP="00140CC2">
      <w:pPr>
        <w:rPr>
          <w:rFonts w:asciiTheme="minorHAnsi" w:hAnsiTheme="minorHAnsi"/>
          <w:szCs w:val="20"/>
        </w:rPr>
      </w:pPr>
      <w:r>
        <w:rPr>
          <w:rFonts w:asciiTheme="minorHAnsi" w:hAnsiTheme="minorHAnsi"/>
          <w:szCs w:val="20"/>
        </w:rPr>
        <w:t xml:space="preserve">   testPbg8BitTargets( &amp;</w:t>
      </w:r>
      <w:r w:rsidRPr="00F53E0C">
        <w:rPr>
          <w:rFonts w:asciiTheme="minorHAnsi" w:hAnsiTheme="minorHAnsi"/>
          <w:szCs w:val="20"/>
        </w:rPr>
        <w:t>TestFailSts</w:t>
      </w:r>
      <w:r>
        <w:rPr>
          <w:rFonts w:asciiTheme="minorHAnsi" w:hAnsiTheme="minorHAnsi"/>
          <w:szCs w:val="20"/>
        </w:rPr>
        <w:t>);</w:t>
      </w:r>
    </w:p>
    <w:p w:rsidR="00140CC2" w:rsidRDefault="00140CC2" w:rsidP="00140CC2">
      <w:pPr>
        <w:rPr>
          <w:rFonts w:asciiTheme="minorHAnsi" w:hAnsiTheme="minorHAnsi"/>
          <w:szCs w:val="20"/>
        </w:rPr>
      </w:pPr>
    </w:p>
    <w:p w:rsidR="00140CC2" w:rsidRDefault="00140CC2" w:rsidP="00140CC2">
      <w:pPr>
        <w:rPr>
          <w:rFonts w:asciiTheme="minorHAnsi" w:hAnsiTheme="minorHAnsi"/>
          <w:szCs w:val="20"/>
        </w:rPr>
      </w:pPr>
      <w:r>
        <w:rPr>
          <w:rFonts w:asciiTheme="minorHAnsi" w:hAnsiTheme="minorHAnsi"/>
          <w:szCs w:val="20"/>
        </w:rPr>
        <w:t xml:space="preserve">   if ( 0 == </w:t>
      </w:r>
      <w:r w:rsidRPr="00F53E0C">
        <w:rPr>
          <w:rFonts w:asciiTheme="minorHAnsi" w:hAnsiTheme="minorHAnsi"/>
          <w:szCs w:val="20"/>
        </w:rPr>
        <w:t>TestFailSts</w:t>
      </w:r>
      <w:r>
        <w:rPr>
          <w:rFonts w:asciiTheme="minorHAnsi" w:hAnsiTheme="minorHAnsi"/>
          <w:szCs w:val="20"/>
        </w:rPr>
        <w:t>)</w:t>
      </w:r>
    </w:p>
    <w:p w:rsidR="00140CC2" w:rsidRDefault="00140CC2" w:rsidP="00140CC2">
      <w:pPr>
        <w:rPr>
          <w:rFonts w:asciiTheme="minorHAnsi" w:hAnsiTheme="minorHAnsi"/>
          <w:szCs w:val="20"/>
        </w:rPr>
      </w:pPr>
      <w:r>
        <w:rPr>
          <w:rFonts w:asciiTheme="minorHAnsi" w:hAnsiTheme="minorHAnsi"/>
          <w:szCs w:val="20"/>
        </w:rPr>
        <w:t xml:space="preserve">        testPbg16BitTargets( &amp;</w:t>
      </w:r>
      <w:r w:rsidRPr="00F53E0C">
        <w:rPr>
          <w:rFonts w:asciiTheme="minorHAnsi" w:hAnsiTheme="minorHAnsi"/>
          <w:szCs w:val="20"/>
        </w:rPr>
        <w:t>TestFailSts</w:t>
      </w:r>
      <w:r>
        <w:rPr>
          <w:rFonts w:asciiTheme="minorHAnsi" w:hAnsiTheme="minorHAnsi"/>
          <w:szCs w:val="20"/>
        </w:rPr>
        <w:t xml:space="preserve"> );</w:t>
      </w:r>
    </w:p>
    <w:p w:rsidR="00140CC2" w:rsidRDefault="00140CC2" w:rsidP="00140CC2">
      <w:pPr>
        <w:rPr>
          <w:rFonts w:asciiTheme="minorHAnsi" w:hAnsiTheme="minorHAnsi"/>
          <w:szCs w:val="20"/>
        </w:rPr>
      </w:pPr>
    </w:p>
    <w:p w:rsidR="00140CC2" w:rsidRDefault="00140CC2" w:rsidP="00140CC2">
      <w:pPr>
        <w:rPr>
          <w:rFonts w:asciiTheme="minorHAnsi" w:hAnsiTheme="minorHAnsi"/>
          <w:szCs w:val="20"/>
        </w:rPr>
      </w:pPr>
      <w:r>
        <w:rPr>
          <w:rFonts w:asciiTheme="minorHAnsi" w:hAnsiTheme="minorHAnsi"/>
          <w:szCs w:val="20"/>
        </w:rPr>
        <w:t xml:space="preserve">   if ( 0 == </w:t>
      </w:r>
      <w:r w:rsidRPr="00F53E0C">
        <w:rPr>
          <w:rFonts w:asciiTheme="minorHAnsi" w:hAnsiTheme="minorHAnsi"/>
          <w:szCs w:val="20"/>
        </w:rPr>
        <w:t>TestFailSts</w:t>
      </w:r>
      <w:r>
        <w:rPr>
          <w:rFonts w:asciiTheme="minorHAnsi" w:hAnsiTheme="minorHAnsi"/>
          <w:szCs w:val="20"/>
        </w:rPr>
        <w:t>)</w:t>
      </w:r>
    </w:p>
    <w:p w:rsidR="00140CC2" w:rsidRPr="007065A2" w:rsidRDefault="00140CC2" w:rsidP="00140CC2">
      <w:pPr>
        <w:rPr>
          <w:rFonts w:asciiTheme="minorHAnsi" w:hAnsiTheme="minorHAnsi"/>
          <w:szCs w:val="20"/>
        </w:rPr>
      </w:pPr>
      <w:r>
        <w:rPr>
          <w:rFonts w:asciiTheme="minorHAnsi" w:hAnsiTheme="minorHAnsi"/>
          <w:szCs w:val="20"/>
        </w:rPr>
        <w:t xml:space="preserve">        testPbg32BitTargets( &amp;</w:t>
      </w:r>
      <w:r w:rsidRPr="00F53E0C">
        <w:rPr>
          <w:rFonts w:asciiTheme="minorHAnsi" w:hAnsiTheme="minorHAnsi"/>
          <w:szCs w:val="20"/>
        </w:rPr>
        <w:t>TestFailSts</w:t>
      </w:r>
      <w:r>
        <w:rPr>
          <w:rFonts w:asciiTheme="minorHAnsi" w:hAnsiTheme="minorHAnsi"/>
          <w:szCs w:val="20"/>
        </w:rPr>
        <w:t xml:space="preserve"> );</w:t>
      </w:r>
    </w:p>
    <w:p w:rsidR="00140CC2" w:rsidRDefault="00140CC2" w:rsidP="00140CC2">
      <w:pPr>
        <w:rPr>
          <w:rFonts w:asciiTheme="minorHAnsi" w:hAnsiTheme="minorHAnsi"/>
          <w:szCs w:val="20"/>
        </w:rPr>
      </w:pPr>
    </w:p>
    <w:p w:rsidR="00140CC2" w:rsidRPr="007065A2" w:rsidRDefault="00140CC2" w:rsidP="00140CC2">
      <w:pPr>
        <w:rPr>
          <w:rFonts w:asciiTheme="minorHAnsi" w:hAnsiTheme="minorHAnsi"/>
          <w:szCs w:val="20"/>
        </w:rPr>
      </w:pPr>
      <w:r>
        <w:rPr>
          <w:rFonts w:asciiTheme="minorHAnsi" w:hAnsiTheme="minorHAnsi"/>
          <w:color w:val="00B050"/>
          <w:szCs w:val="20"/>
        </w:rPr>
        <w:t xml:space="preserve">   </w:t>
      </w:r>
      <w:r w:rsidRPr="00FA09A5">
        <w:rPr>
          <w:rFonts w:asciiTheme="minorHAnsi" w:hAnsiTheme="minorHAnsi"/>
          <w:color w:val="00B050"/>
          <w:szCs w:val="20"/>
        </w:rPr>
        <w:t>//</w:t>
      </w:r>
      <w:r>
        <w:rPr>
          <w:rFonts w:asciiTheme="minorHAnsi" w:hAnsiTheme="minorHAnsi"/>
          <w:color w:val="00B050"/>
          <w:szCs w:val="20"/>
        </w:rPr>
        <w:t xml:space="preserve"> </w:t>
      </w:r>
      <w:r w:rsidRPr="00FA09A5">
        <w:rPr>
          <w:rFonts w:asciiTheme="minorHAnsi" w:hAnsiTheme="minorHAnsi"/>
          <w:color w:val="00B050"/>
          <w:szCs w:val="20"/>
        </w:rPr>
        <w:t>Cleanup</w:t>
      </w:r>
    </w:p>
    <w:p w:rsidR="00140CC2" w:rsidRPr="00F77442" w:rsidRDefault="00140CC2" w:rsidP="00140CC2">
      <w:pPr>
        <w:rPr>
          <w:rFonts w:asciiTheme="minorHAnsi" w:hAnsiTheme="minorHAnsi"/>
          <w:color w:val="00B050"/>
          <w:szCs w:val="20"/>
        </w:rPr>
      </w:pPr>
      <w:r>
        <w:rPr>
          <w:rFonts w:asciiTheme="minorHAnsi" w:hAnsiTheme="minorHAnsi" w:cs="Arial"/>
          <w:szCs w:val="20"/>
          <w:shd w:val="clear" w:color="auto" w:fill="FFFFFF"/>
        </w:rPr>
        <w:t xml:space="preserve">   </w:t>
      </w:r>
      <w:r w:rsidRPr="007065A2">
        <w:rPr>
          <w:rFonts w:asciiTheme="minorHAnsi" w:hAnsiTheme="minorHAnsi" w:cs="Arial"/>
          <w:szCs w:val="20"/>
          <w:shd w:val="clear" w:color="auto" w:fill="FFFFFF"/>
        </w:rPr>
        <w:t xml:space="preserve">SEGFLAG.VPGF = 0;  </w:t>
      </w:r>
      <w:r w:rsidRPr="007065A2">
        <w:rPr>
          <w:rFonts w:asciiTheme="minorHAnsi" w:hAnsiTheme="minorHAnsi"/>
          <w:color w:val="00B050"/>
          <w:szCs w:val="20"/>
        </w:rPr>
        <w:t>// clear VPGF, this gets set despite VPGE being 0</w:t>
      </w:r>
    </w:p>
    <w:p w:rsidR="00140CC2" w:rsidRPr="007065A2" w:rsidRDefault="00140CC2" w:rsidP="00140CC2">
      <w:pPr>
        <w:rPr>
          <w:rFonts w:asciiTheme="minorHAnsi" w:hAnsiTheme="minorHAnsi"/>
          <w:color w:val="00B050"/>
          <w:szCs w:val="20"/>
        </w:rPr>
      </w:pPr>
      <w:r w:rsidRPr="007065A2">
        <w:rPr>
          <w:rFonts w:asciiTheme="minorHAnsi" w:hAnsiTheme="minorHAnsi" w:cs="Arial"/>
          <w:color w:val="222222"/>
          <w:szCs w:val="20"/>
          <w:shd w:val="clear" w:color="auto" w:fill="FFFFFF"/>
        </w:rPr>
        <w:t xml:space="preserve">  </w:t>
      </w:r>
      <w:r w:rsidRPr="007065A2">
        <w:rPr>
          <w:rFonts w:asciiTheme="minorHAnsi" w:hAnsiTheme="minorHAnsi" w:cs="Arial"/>
          <w:szCs w:val="20"/>
          <w:shd w:val="clear" w:color="auto" w:fill="FFFFFF"/>
        </w:rPr>
        <w:t xml:space="preserve"> SEGFLAG.VCIF  = 0;  </w:t>
      </w:r>
      <w:r w:rsidRPr="007065A2">
        <w:rPr>
          <w:rFonts w:asciiTheme="minorHAnsi" w:hAnsiTheme="minorHAnsi"/>
          <w:color w:val="00B050"/>
          <w:szCs w:val="20"/>
        </w:rPr>
        <w:t>// clear VCIF, this gets set despite VCIE being 0</w:t>
      </w:r>
    </w:p>
    <w:p w:rsidR="00140CC2" w:rsidRPr="007065A2" w:rsidRDefault="00140CC2" w:rsidP="00140CC2">
      <w:pPr>
        <w:rPr>
          <w:rFonts w:asciiTheme="minorHAnsi" w:hAnsiTheme="minorHAnsi"/>
          <w:szCs w:val="20"/>
        </w:rPr>
      </w:pPr>
    </w:p>
    <w:p w:rsidR="00140CC2" w:rsidRPr="007065A2" w:rsidRDefault="00140CC2" w:rsidP="00140CC2">
      <w:pPr>
        <w:rPr>
          <w:rFonts w:asciiTheme="minorHAnsi" w:hAnsiTheme="minorHAnsi"/>
          <w:color w:val="00B050"/>
          <w:szCs w:val="20"/>
        </w:rPr>
      </w:pPr>
      <w:r w:rsidRPr="007065A2">
        <w:rPr>
          <w:rFonts w:asciiTheme="minorHAnsi" w:hAnsiTheme="minorHAnsi"/>
          <w:szCs w:val="20"/>
        </w:rPr>
        <w:t xml:space="preserve">   SEGCONT = SaveSegCont;  </w:t>
      </w:r>
      <w:r w:rsidRPr="007065A2">
        <w:rPr>
          <w:rFonts w:asciiTheme="minorHAnsi" w:hAnsiTheme="minorHAnsi"/>
          <w:color w:val="00B050"/>
          <w:szCs w:val="20"/>
        </w:rPr>
        <w:t>// restore entry SEGCONT content</w:t>
      </w:r>
    </w:p>
    <w:p w:rsidR="00140CC2" w:rsidRPr="007065A2" w:rsidRDefault="00140CC2" w:rsidP="00140CC2">
      <w:pPr>
        <w:rPr>
          <w:rFonts w:asciiTheme="minorHAnsi" w:hAnsiTheme="minorHAnsi"/>
          <w:color w:val="00B050"/>
          <w:szCs w:val="20"/>
        </w:rPr>
      </w:pPr>
    </w:p>
    <w:p w:rsidR="00140CC2" w:rsidRPr="007065A2" w:rsidRDefault="00140CC2" w:rsidP="00140CC2">
      <w:pPr>
        <w:rPr>
          <w:rFonts w:asciiTheme="minorHAnsi" w:hAnsiTheme="minorHAnsi"/>
          <w:color w:val="00B050"/>
          <w:szCs w:val="20"/>
        </w:rPr>
      </w:pPr>
      <w:r w:rsidRPr="007065A2">
        <w:rPr>
          <w:rFonts w:asciiTheme="minorHAnsi" w:hAnsiTheme="minorHAnsi"/>
          <w:color w:val="00B050"/>
          <w:szCs w:val="20"/>
        </w:rPr>
        <w:t xml:space="preserve">   //check that this test didn’t generate errors other than the intended </w:t>
      </w:r>
    </w:p>
    <w:p w:rsidR="00140CC2" w:rsidRPr="007065A2" w:rsidRDefault="00140CC2" w:rsidP="00140CC2">
      <w:pPr>
        <w:rPr>
          <w:rFonts w:asciiTheme="minorHAnsi" w:hAnsiTheme="minorHAnsi"/>
          <w:color w:val="00B050"/>
          <w:szCs w:val="20"/>
        </w:rPr>
      </w:pPr>
      <w:r w:rsidRPr="007065A2">
        <w:rPr>
          <w:rFonts w:asciiTheme="minorHAnsi" w:hAnsiTheme="minorHAnsi"/>
          <w:color w:val="00B050"/>
          <w:szCs w:val="20"/>
        </w:rPr>
        <w:t xml:space="preserve">   // ones in bit 26 while VCIE was zeroed.</w:t>
      </w:r>
    </w:p>
    <w:p w:rsidR="00140CC2" w:rsidRPr="007065A2" w:rsidRDefault="00140CC2" w:rsidP="00140CC2">
      <w:pPr>
        <w:rPr>
          <w:rFonts w:asciiTheme="minorHAnsi" w:hAnsiTheme="minorHAnsi"/>
          <w:color w:val="00B050"/>
          <w:szCs w:val="20"/>
        </w:rPr>
      </w:pPr>
      <w:r w:rsidRPr="007065A2">
        <w:rPr>
          <w:rFonts w:asciiTheme="minorHAnsi" w:hAnsiTheme="minorHAnsi"/>
          <w:color w:val="00B050"/>
          <w:szCs w:val="20"/>
        </w:rPr>
        <w:lastRenderedPageBreak/>
        <w:t xml:space="preserve">   // 0x1003 8000  checks for bus data parity error  bit 28</w:t>
      </w:r>
    </w:p>
    <w:p w:rsidR="00140CC2" w:rsidRPr="007065A2" w:rsidRDefault="00140CC2" w:rsidP="00140CC2">
      <w:pPr>
        <w:rPr>
          <w:rFonts w:asciiTheme="minorHAnsi" w:hAnsiTheme="minorHAnsi"/>
          <w:color w:val="00B050"/>
          <w:szCs w:val="20"/>
        </w:rPr>
      </w:pPr>
      <w:r w:rsidRPr="007065A2">
        <w:rPr>
          <w:rFonts w:asciiTheme="minorHAnsi" w:hAnsiTheme="minorHAnsi"/>
          <w:color w:val="00B050"/>
          <w:szCs w:val="20"/>
        </w:rPr>
        <w:t xml:space="preserve">   // (DTSRAM, DF, CF ) 2bit ECC errors or CF address parity   bits 15, 16, 17</w:t>
      </w:r>
    </w:p>
    <w:p w:rsidR="00140CC2" w:rsidRPr="007065A2" w:rsidRDefault="00140CC2" w:rsidP="00140CC2">
      <w:pPr>
        <w:rPr>
          <w:rFonts w:asciiTheme="minorHAnsi" w:hAnsiTheme="minorHAnsi"/>
          <w:color w:val="00B050"/>
          <w:szCs w:val="20"/>
        </w:rPr>
      </w:pPr>
      <w:r w:rsidRPr="007065A2">
        <w:rPr>
          <w:rFonts w:asciiTheme="minorHAnsi" w:hAnsiTheme="minorHAnsi"/>
          <w:color w:val="00B050"/>
          <w:szCs w:val="20"/>
        </w:rPr>
        <w:t xml:space="preserve">   //if (  (*ECMMESSTR0) &amp; 0x1003 8000  )  </w:t>
      </w:r>
    </w:p>
    <w:p w:rsidR="00140CC2" w:rsidRPr="007065A2" w:rsidRDefault="00140CC2" w:rsidP="00140CC2">
      <w:pPr>
        <w:rPr>
          <w:rFonts w:asciiTheme="minorHAnsi" w:hAnsiTheme="minorHAnsi"/>
          <w:color w:val="00B050"/>
          <w:szCs w:val="20"/>
        </w:rPr>
      </w:pPr>
      <w:r w:rsidRPr="007065A2">
        <w:rPr>
          <w:rFonts w:asciiTheme="minorHAnsi" w:hAnsiTheme="minorHAnsi"/>
          <w:color w:val="00B050"/>
          <w:szCs w:val="20"/>
        </w:rPr>
        <w:t xml:space="preserve">   //   DoSyserr();                                               </w:t>
      </w:r>
    </w:p>
    <w:p w:rsidR="00140CC2" w:rsidRPr="007065A2" w:rsidRDefault="00140CC2" w:rsidP="00140CC2">
      <w:pPr>
        <w:rPr>
          <w:rFonts w:asciiTheme="minorHAnsi" w:hAnsiTheme="minorHAnsi"/>
          <w:szCs w:val="20"/>
        </w:rPr>
      </w:pPr>
    </w:p>
    <w:p w:rsidR="00140CC2" w:rsidRPr="007065A2" w:rsidRDefault="00140CC2" w:rsidP="00140CC2">
      <w:pPr>
        <w:rPr>
          <w:rFonts w:asciiTheme="minorHAnsi" w:hAnsiTheme="minorHAnsi"/>
          <w:color w:val="00B050"/>
          <w:szCs w:val="20"/>
        </w:rPr>
      </w:pPr>
    </w:p>
    <w:p w:rsidR="00140CC2" w:rsidRPr="008B7E0E" w:rsidRDefault="00140CC2" w:rsidP="00140CC2">
      <w:pPr>
        <w:rPr>
          <w:rFonts w:asciiTheme="minorHAnsi" w:hAnsiTheme="minorHAnsi"/>
          <w:color w:val="00B050"/>
          <w:szCs w:val="20"/>
        </w:rPr>
      </w:pPr>
      <w:r w:rsidRPr="008B7E0E">
        <w:rPr>
          <w:rFonts w:asciiTheme="minorHAnsi" w:hAnsiTheme="minorHAnsi"/>
          <w:color w:val="00B050"/>
          <w:szCs w:val="20"/>
        </w:rPr>
        <w:t xml:space="preserve">   // restore the mask to the ERROROUT pin</w:t>
      </w:r>
    </w:p>
    <w:p w:rsidR="00140CC2" w:rsidRPr="008B7E0E" w:rsidRDefault="00140CC2" w:rsidP="00140CC2">
      <w:pPr>
        <w:rPr>
          <w:rFonts w:asciiTheme="minorHAnsi" w:hAnsiTheme="minorHAnsi"/>
          <w:szCs w:val="20"/>
        </w:rPr>
      </w:pPr>
      <w:r w:rsidRPr="008B7E0E">
        <w:rPr>
          <w:rFonts w:asciiTheme="minorHAnsi" w:hAnsiTheme="minorHAnsi"/>
          <w:szCs w:val="20"/>
        </w:rPr>
        <w:t xml:space="preserve">   </w:t>
      </w:r>
      <w:r w:rsidRPr="008B7E0E">
        <w:rPr>
          <w:rFonts w:asciiTheme="minorHAnsi" w:hAnsiTheme="minorHAnsi" w:cs="Arial"/>
          <w:color w:val="263238"/>
          <w:szCs w:val="20"/>
        </w:rPr>
        <w:t>WrProtdRegEcm_u32</w:t>
      </w:r>
      <w:r w:rsidRPr="008B7E0E">
        <w:rPr>
          <w:rFonts w:asciiTheme="minorHAnsi" w:hAnsiTheme="minorHAnsi"/>
          <w:szCs w:val="20"/>
        </w:rPr>
        <w:t xml:space="preserve"> (  erroroutPinMaskSave, &amp;ECMEMK0);  </w:t>
      </w:r>
    </w:p>
    <w:p w:rsidR="00140CC2" w:rsidRPr="008B7E0E" w:rsidRDefault="00140CC2" w:rsidP="00140CC2">
      <w:pPr>
        <w:rPr>
          <w:rFonts w:asciiTheme="minorHAnsi" w:hAnsiTheme="minorHAnsi"/>
          <w:szCs w:val="20"/>
        </w:rPr>
      </w:pPr>
    </w:p>
    <w:p w:rsidR="00140CC2" w:rsidRPr="008B7E0E" w:rsidRDefault="00140CC2" w:rsidP="00140CC2">
      <w:pPr>
        <w:rPr>
          <w:rFonts w:asciiTheme="minorHAnsi" w:hAnsiTheme="minorHAnsi" w:cs="Arial"/>
          <w:color w:val="00B050"/>
          <w:szCs w:val="20"/>
          <w:shd w:val="clear" w:color="auto" w:fill="FFFFFF"/>
        </w:rPr>
      </w:pPr>
      <w:r w:rsidRPr="008B7E0E">
        <w:rPr>
          <w:rFonts w:asciiTheme="minorHAnsi" w:hAnsiTheme="minorHAnsi"/>
          <w:szCs w:val="20"/>
        </w:rPr>
        <w:t xml:space="preserve">}  </w:t>
      </w:r>
    </w:p>
    <w:p w:rsidR="00140CC2" w:rsidRPr="008B7E0E" w:rsidRDefault="00140CC2" w:rsidP="00140CC2">
      <w:pPr>
        <w:rPr>
          <w:rFonts w:asciiTheme="minorHAnsi" w:hAnsiTheme="minorHAnsi" w:cs="Arial"/>
          <w:szCs w:val="20"/>
          <w:shd w:val="clear" w:color="auto" w:fill="FFFFFF"/>
        </w:rPr>
      </w:pPr>
      <w:r w:rsidRPr="008B7E0E">
        <w:rPr>
          <w:rFonts w:asciiTheme="minorHAnsi" w:hAnsiTheme="minorHAnsi" w:cs="Arial"/>
          <w:szCs w:val="20"/>
          <w:shd w:val="clear" w:color="auto" w:fill="FFFFFF"/>
        </w:rPr>
        <w:t xml:space="preserve">else if </w:t>
      </w:r>
      <w:bookmarkStart w:id="84" w:name="_GoBack"/>
      <w:del w:id="85" w:author="Nexteer Employee" w:date="2016-04-05T17:43:00Z">
        <w:r w:rsidRPr="008B7E0E" w:rsidDel="00140CC2">
          <w:rPr>
            <w:rFonts w:asciiTheme="minorHAnsi" w:hAnsiTheme="minorHAnsi" w:cs="Arial"/>
            <w:szCs w:val="20"/>
            <w:shd w:val="clear" w:color="auto" w:fill="FFFFFF"/>
          </w:rPr>
          <w:delText>(</w:delText>
        </w:r>
      </w:del>
      <w:bookmarkEnd w:id="84"/>
      <w:r w:rsidRPr="008B7E0E">
        <w:rPr>
          <w:rFonts w:asciiTheme="minorHAnsi" w:hAnsiTheme="minorHAnsi" w:cs="Arial"/>
          <w:color w:val="000000"/>
          <w:szCs w:val="20"/>
          <w:shd w:val="clear" w:color="auto" w:fill="FFFFFF"/>
        </w:rPr>
        <w:t>(true == ExecStrtUpTest)</w:t>
      </w:r>
      <w:del w:id="86" w:author="Nexteer Employee" w:date="2016-04-05T17:43:00Z">
        <w:r w:rsidRPr="008B7E0E" w:rsidDel="00140CC2">
          <w:rPr>
            <w:rFonts w:asciiTheme="minorHAnsi" w:hAnsiTheme="minorHAnsi" w:cs="Arial"/>
            <w:color w:val="000000"/>
            <w:szCs w:val="20"/>
            <w:shd w:val="clear" w:color="auto" w:fill="FFFFFF"/>
          </w:rPr>
          <w:delText xml:space="preserve"> &amp;&amp; </w:delText>
        </w:r>
        <w:r w:rsidDel="00140CC2">
          <w:rPr>
            <w:rFonts w:asciiTheme="minorHAnsi" w:hAnsiTheme="minorHAnsi" w:cs="Arial"/>
            <w:color w:val="000000"/>
            <w:szCs w:val="20"/>
            <w:shd w:val="clear" w:color="auto" w:fill="FFFFFF"/>
          </w:rPr>
          <w:delText>(</w:delText>
        </w:r>
        <w:r w:rsidRPr="008B7E0E" w:rsidDel="00140CC2">
          <w:rPr>
            <w:rFonts w:asciiTheme="minorHAnsi" w:hAnsiTheme="minorHAnsi"/>
            <w:szCs w:val="20"/>
          </w:rPr>
          <w:delText xml:space="preserve">(0 != </w:delText>
        </w:r>
        <w:r w:rsidDel="00140CC2">
          <w:rPr>
            <w:rFonts w:asciiTheme="minorHAnsi" w:hAnsiTheme="minorHAnsi" w:cs="Arial"/>
            <w:color w:val="263238"/>
            <w:szCs w:val="20"/>
          </w:rPr>
          <w:delText>(PBGERRSLV3ASTAT &amp; 1)</w:delText>
        </w:r>
        <w:r w:rsidRPr="008B7E0E" w:rsidDel="00140CC2">
          <w:rPr>
            <w:rFonts w:asciiTheme="minorHAnsi" w:hAnsiTheme="minorHAnsi"/>
            <w:szCs w:val="20"/>
          </w:rPr>
          <w:delText>)</w:delText>
        </w:r>
        <w:r w:rsidDel="00140CC2">
          <w:rPr>
            <w:rFonts w:asciiTheme="minorHAnsi" w:hAnsiTheme="minorHAnsi"/>
            <w:szCs w:val="20"/>
          </w:rPr>
          <w:delText xml:space="preserve"> || (0 !</w:delText>
        </w:r>
        <w:r w:rsidRPr="00BF6D8C" w:rsidDel="00140CC2">
          <w:rPr>
            <w:rFonts w:asciiTheme="minorHAnsi" w:hAnsiTheme="minorHAnsi"/>
            <w:szCs w:val="20"/>
          </w:rPr>
          <w:delText>= (ECMESSTR0 &amp; (1&lt;&lt;26)))</w:delText>
        </w:r>
        <w:r w:rsidRPr="008B7E0E" w:rsidDel="00140CC2">
          <w:rPr>
            <w:rFonts w:asciiTheme="minorHAnsi" w:hAnsiTheme="minorHAnsi"/>
            <w:szCs w:val="20"/>
          </w:rPr>
          <w:delText>)</w:delText>
        </w:r>
      </w:del>
    </w:p>
    <w:p w:rsidR="00140CC2" w:rsidRPr="008B7E0E" w:rsidRDefault="00140CC2" w:rsidP="00140CC2">
      <w:pPr>
        <w:rPr>
          <w:rFonts w:asciiTheme="minorHAnsi" w:hAnsiTheme="minorHAnsi" w:cs="Arial"/>
          <w:szCs w:val="20"/>
          <w:shd w:val="clear" w:color="auto" w:fill="FFFFFF"/>
        </w:rPr>
      </w:pPr>
      <w:r w:rsidRPr="008B7E0E">
        <w:rPr>
          <w:rFonts w:asciiTheme="minorHAnsi" w:hAnsiTheme="minorHAnsi" w:cs="Arial"/>
          <w:szCs w:val="20"/>
          <w:shd w:val="clear" w:color="auto" w:fill="FFFFFF"/>
        </w:rPr>
        <w:t>{</w:t>
      </w:r>
    </w:p>
    <w:p w:rsidR="00140CC2" w:rsidRPr="008B7E0E" w:rsidRDefault="00140CC2" w:rsidP="00140CC2">
      <w:pPr>
        <w:rPr>
          <w:rFonts w:asciiTheme="minorHAnsi" w:hAnsiTheme="minorHAnsi"/>
          <w:szCs w:val="20"/>
        </w:rPr>
      </w:pPr>
      <w:r w:rsidRPr="008B7E0E">
        <w:rPr>
          <w:rFonts w:asciiTheme="minorHAnsi" w:hAnsiTheme="minorHAnsi"/>
          <w:color w:val="000000"/>
          <w:sz w:val="21"/>
          <w:szCs w:val="21"/>
        </w:rPr>
        <w:t xml:space="preserve">    </w:t>
      </w:r>
      <w:r w:rsidRPr="008B7E0E">
        <w:rPr>
          <w:rFonts w:asciiTheme="minorHAnsi" w:hAnsiTheme="minorHAnsi"/>
          <w:szCs w:val="20"/>
        </w:rPr>
        <w:t>TestFailSts</w:t>
      </w:r>
      <w:r w:rsidRPr="008B7E0E">
        <w:rPr>
          <w:rFonts w:asciiTheme="minorHAnsi" w:hAnsiTheme="minorHAnsi" w:cs="Arial"/>
          <w:iCs/>
          <w:szCs w:val="20"/>
        </w:rPr>
        <w:t xml:space="preserve"> = 0xFFFFFFFFU;</w:t>
      </w:r>
    </w:p>
    <w:p w:rsidR="00140CC2" w:rsidRPr="008B7E0E" w:rsidRDefault="00140CC2" w:rsidP="00140CC2">
      <w:pPr>
        <w:rPr>
          <w:rFonts w:asciiTheme="minorHAnsi" w:hAnsiTheme="minorHAnsi" w:cs="Arial"/>
          <w:szCs w:val="20"/>
          <w:shd w:val="clear" w:color="auto" w:fill="FFFFFF"/>
        </w:rPr>
      </w:pPr>
      <w:r w:rsidRPr="008B7E0E">
        <w:rPr>
          <w:rFonts w:asciiTheme="minorHAnsi" w:hAnsiTheme="minorHAnsi" w:cs="Arial"/>
          <w:szCs w:val="20"/>
          <w:shd w:val="clear" w:color="auto" w:fill="FFFFFF"/>
        </w:rPr>
        <w:t>}</w:t>
      </w:r>
    </w:p>
    <w:p w:rsidR="00140CC2" w:rsidRPr="008B7E0E" w:rsidRDefault="00140CC2" w:rsidP="00140CC2">
      <w:pPr>
        <w:rPr>
          <w:rFonts w:asciiTheme="minorHAnsi" w:hAnsiTheme="minorHAnsi" w:cs="Arial"/>
          <w:szCs w:val="20"/>
          <w:shd w:val="clear" w:color="auto" w:fill="FFFFFF"/>
        </w:rPr>
      </w:pPr>
      <w:r w:rsidRPr="008B7E0E">
        <w:rPr>
          <w:rFonts w:asciiTheme="minorHAnsi" w:hAnsiTheme="minorHAnsi" w:cs="Arial"/>
          <w:szCs w:val="20"/>
          <w:shd w:val="clear" w:color="auto" w:fill="FFFFFF"/>
        </w:rPr>
        <w:t>else {}</w:t>
      </w:r>
    </w:p>
    <w:p w:rsidR="00140CC2" w:rsidRPr="008B7E0E" w:rsidRDefault="00140CC2" w:rsidP="00140CC2">
      <w:pPr>
        <w:rPr>
          <w:rFonts w:asciiTheme="minorHAnsi" w:hAnsiTheme="minorHAnsi" w:cs="Arial"/>
          <w:szCs w:val="20"/>
          <w:shd w:val="clear" w:color="auto" w:fill="FFFFFF"/>
        </w:rPr>
      </w:pPr>
    </w:p>
    <w:p w:rsidR="00140CC2" w:rsidRPr="008B7E0E" w:rsidRDefault="00140CC2" w:rsidP="00140CC2">
      <w:pPr>
        <w:pStyle w:val="HTMLPreformatted"/>
        <w:shd w:val="clear" w:color="auto" w:fill="FFFFFF"/>
        <w:rPr>
          <w:rFonts w:asciiTheme="minorHAnsi" w:hAnsiTheme="minorHAnsi"/>
          <w:color w:val="000000"/>
          <w:sz w:val="21"/>
          <w:szCs w:val="21"/>
        </w:rPr>
      </w:pPr>
      <w:r w:rsidRPr="008B7E0E">
        <w:rPr>
          <w:rFonts w:asciiTheme="minorHAnsi" w:hAnsiTheme="minorHAnsi" w:cs="Arial"/>
          <w:shd w:val="clear" w:color="auto" w:fill="FFFFFF"/>
        </w:rPr>
        <w:t>if (</w:t>
      </w:r>
      <w:r w:rsidRPr="008B7E0E">
        <w:rPr>
          <w:rFonts w:asciiTheme="minorHAnsi" w:hAnsiTheme="minorHAnsi"/>
          <w:color w:val="000000"/>
        </w:rPr>
        <w:t>TestFailSts</w:t>
      </w:r>
      <w:r w:rsidRPr="008B7E0E">
        <w:rPr>
          <w:rFonts w:asciiTheme="minorHAnsi" w:hAnsiTheme="minorHAnsi"/>
          <w:color w:val="000000"/>
          <w:sz w:val="21"/>
          <w:szCs w:val="21"/>
        </w:rPr>
        <w:t>)</w:t>
      </w:r>
    </w:p>
    <w:p w:rsidR="00140CC2" w:rsidRPr="008B7E0E" w:rsidRDefault="00140CC2" w:rsidP="00140CC2">
      <w:pPr>
        <w:rPr>
          <w:rFonts w:asciiTheme="minorHAnsi" w:hAnsiTheme="minorHAnsi"/>
          <w:szCs w:val="20"/>
        </w:rPr>
      </w:pPr>
      <w:r w:rsidRPr="008B7E0E">
        <w:rPr>
          <w:rFonts w:asciiTheme="minorHAnsi" w:hAnsiTheme="minorHAnsi"/>
          <w:szCs w:val="20"/>
        </w:rPr>
        <w:t xml:space="preserve">      </w:t>
      </w:r>
      <w:r w:rsidRPr="008B7E0E">
        <w:rPr>
          <w:rStyle w:val="lwfe2d"/>
          <w:rFonts w:asciiTheme="minorHAnsi" w:hAnsiTheme="minorHAnsi" w:cs="Arial"/>
          <w:szCs w:val="20"/>
        </w:rPr>
        <w:t xml:space="preserve"> </w:t>
      </w:r>
      <w:r w:rsidRPr="008B7E0E">
        <w:rPr>
          <w:rStyle w:val="tl8wme"/>
          <w:rFonts w:asciiTheme="minorHAnsi" w:hAnsiTheme="minorHAnsi" w:cs="Arial"/>
          <w:color w:val="263238"/>
          <w:szCs w:val="20"/>
        </w:rPr>
        <w:t>SetMcuDiagcIdnData</w:t>
      </w:r>
      <w:r w:rsidRPr="008B7E0E">
        <w:rPr>
          <w:rStyle w:val="apple-converted-space"/>
          <w:rFonts w:asciiTheme="minorHAnsi" w:hAnsiTheme="minorHAnsi" w:cs="Arial"/>
          <w:color w:val="263238"/>
          <w:szCs w:val="20"/>
        </w:rPr>
        <w:t> </w:t>
      </w:r>
      <w:r w:rsidRPr="008B7E0E">
        <w:rPr>
          <w:rFonts w:asciiTheme="minorHAnsi" w:hAnsiTheme="minorHAnsi" w:cs="Arial"/>
          <w:color w:val="263238"/>
          <w:szCs w:val="20"/>
        </w:rPr>
        <w:t xml:space="preserve">( </w:t>
      </w:r>
      <w:r w:rsidRPr="008B7E0E">
        <w:rPr>
          <w:rFonts w:asciiTheme="minorHAnsi" w:hAnsiTheme="minorHAnsi"/>
          <w:szCs w:val="20"/>
        </w:rPr>
        <w:t>McuDiagc1.</w:t>
      </w:r>
      <w:r w:rsidRPr="008B7E0E">
        <w:rPr>
          <w:rFonts w:asciiTheme="minorHAnsi" w:hAnsiTheme="minorHAnsi" w:cs="Arial"/>
          <w:color w:val="263238"/>
          <w:szCs w:val="20"/>
        </w:rPr>
        <w:t>MCUDIAGC_</w:t>
      </w:r>
      <w:r w:rsidRPr="008B7E0E">
        <w:rPr>
          <w:rFonts w:asciiTheme="minorHAnsi" w:hAnsiTheme="minorHAnsi" w:cs="Arial"/>
          <w:szCs w:val="20"/>
        </w:rPr>
        <w:t>PBGSTRTUPTST</w:t>
      </w:r>
      <w:r w:rsidRPr="008B7E0E">
        <w:rPr>
          <w:rFonts w:asciiTheme="minorHAnsi" w:hAnsiTheme="minorHAnsi" w:cs="Arial"/>
          <w:i/>
          <w:iCs/>
          <w:color w:val="263238"/>
          <w:szCs w:val="20"/>
        </w:rPr>
        <w:t xml:space="preserve">, </w:t>
      </w:r>
    </w:p>
    <w:p w:rsidR="00140CC2" w:rsidRDefault="00140CC2" w:rsidP="00140CC2">
      <w:pPr>
        <w:rPr>
          <w:rFonts w:asciiTheme="minorHAnsi" w:hAnsiTheme="minorHAnsi"/>
          <w:szCs w:val="20"/>
        </w:rPr>
      </w:pPr>
      <w:r w:rsidRPr="008B7E0E">
        <w:rPr>
          <w:rFonts w:asciiTheme="minorHAnsi" w:hAnsiTheme="minorHAnsi" w:cs="Arial"/>
          <w:iCs/>
          <w:color w:val="263238"/>
          <w:szCs w:val="20"/>
        </w:rPr>
        <w:t xml:space="preserve">                                               </w:t>
      </w:r>
      <w:r w:rsidRPr="008B7E0E">
        <w:rPr>
          <w:rFonts w:asciiTheme="minorHAnsi" w:hAnsiTheme="minorHAnsi"/>
          <w:color w:val="000000"/>
          <w:sz w:val="21"/>
          <w:szCs w:val="21"/>
        </w:rPr>
        <w:t>TestFailSts</w:t>
      </w:r>
      <w:r w:rsidRPr="008B7E0E">
        <w:rPr>
          <w:rFonts w:asciiTheme="minorHAnsi" w:hAnsiTheme="minorHAnsi" w:cs="Arial"/>
          <w:color w:val="263238"/>
          <w:szCs w:val="20"/>
        </w:rPr>
        <w:t xml:space="preserve">); </w:t>
      </w:r>
      <w:r w:rsidRPr="008B7E0E">
        <w:rPr>
          <w:rFonts w:asciiTheme="minorHAnsi" w:hAnsiTheme="minorHAnsi" w:cs="Courier New"/>
          <w:color w:val="00B050"/>
          <w:szCs w:val="20"/>
        </w:rPr>
        <w:t>//pass an error code</w:t>
      </w:r>
    </w:p>
    <w:p w:rsidR="00140CC2" w:rsidRPr="007065A2" w:rsidRDefault="00140CC2" w:rsidP="00140CC2">
      <w:pPr>
        <w:rPr>
          <w:rFonts w:asciiTheme="minorHAnsi" w:hAnsiTheme="minorHAnsi"/>
          <w:szCs w:val="20"/>
        </w:rPr>
      </w:pPr>
      <w:r w:rsidRPr="007065A2">
        <w:rPr>
          <w:rFonts w:asciiTheme="minorHAnsi" w:hAnsiTheme="minorHAnsi"/>
          <w:szCs w:val="20"/>
        </w:rPr>
        <w:t xml:space="preserve">}  </w:t>
      </w:r>
      <w:r w:rsidRPr="007065A2">
        <w:rPr>
          <w:rFonts w:asciiTheme="minorHAnsi" w:hAnsiTheme="minorHAnsi"/>
          <w:color w:val="00B050"/>
          <w:szCs w:val="20"/>
        </w:rPr>
        <w:t>//end of the function</w:t>
      </w:r>
    </w:p>
    <w:p w:rsidR="00140CC2" w:rsidRPr="00055D62" w:rsidRDefault="00140CC2" w:rsidP="00140CC2">
      <w:pPr>
        <w:pStyle w:val="Heading3"/>
        <w:numPr>
          <w:ilvl w:val="2"/>
          <w:numId w:val="1"/>
        </w:numPr>
      </w:pPr>
      <w:bookmarkStart w:id="87" w:name="_Toc445799686"/>
      <w:r w:rsidRPr="00055D62">
        <w:lastRenderedPageBreak/>
        <w:t>Reference</w:t>
      </w:r>
      <w:bookmarkEnd w:id="87"/>
      <w:r w:rsidRPr="00055D62">
        <w:t xml:space="preserve"> </w:t>
      </w:r>
    </w:p>
    <w:p w:rsidR="00140CC2" w:rsidRDefault="00140CC2" w:rsidP="00140CC2">
      <w:pPr>
        <w:rPr>
          <w:noProof/>
          <w:szCs w:val="20"/>
        </w:rPr>
      </w:pPr>
      <w:r>
        <w:rPr>
          <w:noProof/>
          <w:szCs w:val="20"/>
        </w:rPr>
        <w:drawing>
          <wp:inline distT="0" distB="0" distL="0" distR="0">
            <wp:extent cx="5943600" cy="5753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753735"/>
                    </a:xfrm>
                    <a:prstGeom prst="rect">
                      <a:avLst/>
                    </a:prstGeom>
                    <a:noFill/>
                    <a:ln>
                      <a:noFill/>
                    </a:ln>
                  </pic:spPr>
                </pic:pic>
              </a:graphicData>
            </a:graphic>
          </wp:inline>
        </w:drawing>
      </w:r>
    </w:p>
    <w:p w:rsidR="00140CC2" w:rsidRDefault="00140CC2" w:rsidP="00140CC2">
      <w:pPr>
        <w:rPr>
          <w:noProof/>
          <w:szCs w:val="20"/>
        </w:rPr>
      </w:pPr>
      <w:r>
        <w:rPr>
          <w:noProof/>
          <w:szCs w:val="20"/>
        </w:rPr>
        <w:t>Figure 4.5.3 from SAN ver 1.20</w:t>
      </w:r>
    </w:p>
    <w:p w:rsidR="00140CC2" w:rsidRDefault="00140CC2" w:rsidP="00140CC2">
      <w:pPr>
        <w:rPr>
          <w:color w:val="FF0000"/>
        </w:rPr>
      </w:pPr>
    </w:p>
    <w:p w:rsidR="00140CC2" w:rsidRDefault="00140CC2" w:rsidP="00140CC2">
      <w:pPr>
        <w:rPr>
          <w:color w:val="FF0000"/>
        </w:rPr>
      </w:pPr>
      <w:r>
        <w:rPr>
          <w:noProof/>
          <w:color w:val="FF0000"/>
        </w:rPr>
        <w:lastRenderedPageBreak/>
        <w:drawing>
          <wp:inline distT="0" distB="0" distL="0" distR="0" wp14:anchorId="3A3E2122" wp14:editId="7C89F93A">
            <wp:extent cx="5486400" cy="429626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296263"/>
                    </a:xfrm>
                    <a:prstGeom prst="rect">
                      <a:avLst/>
                    </a:prstGeom>
                    <a:noFill/>
                    <a:ln>
                      <a:noFill/>
                    </a:ln>
                  </pic:spPr>
                </pic:pic>
              </a:graphicData>
            </a:graphic>
          </wp:inline>
        </w:drawing>
      </w:r>
    </w:p>
    <w:p w:rsidR="00140CC2" w:rsidRDefault="00140CC2" w:rsidP="00140CC2">
      <w:pPr>
        <w:rPr>
          <w:color w:val="FF0000"/>
        </w:rPr>
      </w:pPr>
      <w:r>
        <w:rPr>
          <w:noProof/>
          <w:color w:val="FF0000"/>
        </w:rPr>
        <w:lastRenderedPageBreak/>
        <w:drawing>
          <wp:inline distT="0" distB="0" distL="0" distR="0" wp14:anchorId="542B2B24" wp14:editId="1722F4B3">
            <wp:extent cx="5486400" cy="668076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680762"/>
                    </a:xfrm>
                    <a:prstGeom prst="rect">
                      <a:avLst/>
                    </a:prstGeom>
                    <a:noFill/>
                    <a:ln>
                      <a:noFill/>
                    </a:ln>
                  </pic:spPr>
                </pic:pic>
              </a:graphicData>
            </a:graphic>
          </wp:inline>
        </w:drawing>
      </w:r>
      <w:r w:rsidRPr="00504BB7">
        <w:rPr>
          <w:color w:val="FF0000"/>
        </w:rPr>
        <w:t xml:space="preserve"> </w:t>
      </w:r>
      <w:r>
        <w:rPr>
          <w:noProof/>
          <w:color w:val="FF0000"/>
        </w:rPr>
        <w:lastRenderedPageBreak/>
        <w:drawing>
          <wp:inline distT="0" distB="0" distL="0" distR="0" wp14:anchorId="33122ABB" wp14:editId="5AFE0825">
            <wp:extent cx="5486400" cy="1641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641960"/>
                    </a:xfrm>
                    <a:prstGeom prst="rect">
                      <a:avLst/>
                    </a:prstGeom>
                    <a:noFill/>
                    <a:ln>
                      <a:noFill/>
                    </a:ln>
                  </pic:spPr>
                </pic:pic>
              </a:graphicData>
            </a:graphic>
          </wp:inline>
        </w:drawing>
      </w:r>
    </w:p>
    <w:p w:rsidR="00140CC2" w:rsidRDefault="00140CC2" w:rsidP="00140CC2">
      <w:pPr>
        <w:rPr>
          <w:color w:val="FF0000"/>
        </w:rPr>
      </w:pPr>
      <w:r>
        <w:rPr>
          <w:noProof/>
          <w:color w:val="FF0000"/>
        </w:rPr>
        <w:lastRenderedPageBreak/>
        <w:drawing>
          <wp:inline distT="0" distB="0" distL="0" distR="0" wp14:anchorId="5E8B66D4" wp14:editId="24F4C8BB">
            <wp:extent cx="5486400" cy="35304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530403"/>
                    </a:xfrm>
                    <a:prstGeom prst="rect">
                      <a:avLst/>
                    </a:prstGeom>
                    <a:noFill/>
                    <a:ln>
                      <a:noFill/>
                    </a:ln>
                  </pic:spPr>
                </pic:pic>
              </a:graphicData>
            </a:graphic>
          </wp:inline>
        </w:drawing>
      </w:r>
      <w:r w:rsidRPr="00E97087">
        <w:rPr>
          <w:color w:val="FF0000"/>
        </w:rPr>
        <w:t xml:space="preserve"> </w:t>
      </w:r>
      <w:r>
        <w:rPr>
          <w:noProof/>
          <w:color w:val="FF0000"/>
        </w:rPr>
        <w:drawing>
          <wp:inline distT="0" distB="0" distL="0" distR="0" wp14:anchorId="5DC56F1F" wp14:editId="7A44D326">
            <wp:extent cx="5486400" cy="3471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471986"/>
                    </a:xfrm>
                    <a:prstGeom prst="rect">
                      <a:avLst/>
                    </a:prstGeom>
                    <a:noFill/>
                    <a:ln>
                      <a:noFill/>
                    </a:ln>
                  </pic:spPr>
                </pic:pic>
              </a:graphicData>
            </a:graphic>
          </wp:inline>
        </w:drawing>
      </w:r>
      <w:r>
        <w:rPr>
          <w:noProof/>
          <w:color w:val="FF0000"/>
        </w:rPr>
        <w:lastRenderedPageBreak/>
        <w:drawing>
          <wp:inline distT="0" distB="0" distL="0" distR="0" wp14:anchorId="3D653F4F" wp14:editId="703A7FC1">
            <wp:extent cx="5486400" cy="632413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6324135"/>
                    </a:xfrm>
                    <a:prstGeom prst="rect">
                      <a:avLst/>
                    </a:prstGeom>
                    <a:noFill/>
                    <a:ln>
                      <a:noFill/>
                    </a:ln>
                  </pic:spPr>
                </pic:pic>
              </a:graphicData>
            </a:graphic>
          </wp:inline>
        </w:drawing>
      </w:r>
      <w:r>
        <w:rPr>
          <w:noProof/>
          <w:color w:val="FF0000"/>
        </w:rPr>
        <w:lastRenderedPageBreak/>
        <w:drawing>
          <wp:inline distT="0" distB="0" distL="0" distR="0" wp14:anchorId="0F4408F3" wp14:editId="4018133E">
            <wp:extent cx="5486400" cy="37728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772844"/>
                    </a:xfrm>
                    <a:prstGeom prst="rect">
                      <a:avLst/>
                    </a:prstGeom>
                    <a:noFill/>
                    <a:ln>
                      <a:noFill/>
                    </a:ln>
                  </pic:spPr>
                </pic:pic>
              </a:graphicData>
            </a:graphic>
          </wp:inline>
        </w:drawing>
      </w:r>
      <w:r>
        <w:rPr>
          <w:noProof/>
          <w:color w:val="FF0000"/>
        </w:rPr>
        <w:lastRenderedPageBreak/>
        <w:drawing>
          <wp:inline distT="0" distB="0" distL="0" distR="0" wp14:anchorId="76A6F781" wp14:editId="7E7202BA">
            <wp:extent cx="5486400" cy="601830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6018303"/>
                    </a:xfrm>
                    <a:prstGeom prst="rect">
                      <a:avLst/>
                    </a:prstGeom>
                    <a:noFill/>
                    <a:ln>
                      <a:noFill/>
                    </a:ln>
                  </pic:spPr>
                </pic:pic>
              </a:graphicData>
            </a:graphic>
          </wp:inline>
        </w:drawing>
      </w:r>
      <w:r>
        <w:rPr>
          <w:noProof/>
          <w:color w:val="FF0000"/>
        </w:rPr>
        <w:lastRenderedPageBreak/>
        <w:drawing>
          <wp:inline distT="0" distB="0" distL="0" distR="0" wp14:anchorId="76DF84F1" wp14:editId="77FBF6A0">
            <wp:extent cx="5486400" cy="624622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246223"/>
                    </a:xfrm>
                    <a:prstGeom prst="rect">
                      <a:avLst/>
                    </a:prstGeom>
                    <a:noFill/>
                    <a:ln>
                      <a:noFill/>
                    </a:ln>
                  </pic:spPr>
                </pic:pic>
              </a:graphicData>
            </a:graphic>
          </wp:inline>
        </w:drawing>
      </w:r>
    </w:p>
    <w:p w:rsidR="00140CC2" w:rsidRDefault="00140CC2" w:rsidP="00140CC2">
      <w:pPr>
        <w:rPr>
          <w:color w:val="FF0000"/>
        </w:rPr>
      </w:pPr>
    </w:p>
    <w:p w:rsidR="00140CC2" w:rsidRDefault="00140CC2" w:rsidP="00140CC2">
      <w:pPr>
        <w:rPr>
          <w:color w:val="FF0000"/>
        </w:rPr>
      </w:pPr>
    </w:p>
    <w:p w:rsidR="00140CC2" w:rsidRPr="00C83545" w:rsidRDefault="00140CC2" w:rsidP="00140CC2">
      <w:pPr>
        <w:rPr>
          <w:b/>
          <w:color w:val="FF0000"/>
        </w:rPr>
      </w:pPr>
      <w:r>
        <w:rPr>
          <w:noProof/>
          <w:color w:val="FF0000"/>
        </w:rPr>
        <w:lastRenderedPageBreak/>
        <w:drawing>
          <wp:inline distT="0" distB="0" distL="0" distR="0" wp14:anchorId="183159AE" wp14:editId="384A1DEF">
            <wp:extent cx="5486400" cy="496608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966089"/>
                    </a:xfrm>
                    <a:prstGeom prst="rect">
                      <a:avLst/>
                    </a:prstGeom>
                    <a:noFill/>
                    <a:ln>
                      <a:noFill/>
                    </a:ln>
                  </pic:spPr>
                </pic:pic>
              </a:graphicData>
            </a:graphic>
          </wp:inline>
        </w:drawing>
      </w:r>
      <w:r>
        <w:rPr>
          <w:noProof/>
          <w:color w:val="FF0000"/>
        </w:rPr>
        <w:lastRenderedPageBreak/>
        <w:drawing>
          <wp:inline distT="0" distB="0" distL="0" distR="0" wp14:anchorId="0E6B3CBC" wp14:editId="4305A2C8">
            <wp:extent cx="5486400" cy="561387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613879"/>
                    </a:xfrm>
                    <a:prstGeom prst="rect">
                      <a:avLst/>
                    </a:prstGeom>
                    <a:noFill/>
                    <a:ln>
                      <a:noFill/>
                    </a:ln>
                  </pic:spPr>
                </pic:pic>
              </a:graphicData>
            </a:graphic>
          </wp:inline>
        </w:drawing>
      </w:r>
      <w:r w:rsidRPr="00C83545">
        <w:rPr>
          <w:b/>
          <w:noProof/>
          <w:color w:val="FF0000"/>
        </w:rPr>
        <w:lastRenderedPageBreak/>
        <w:drawing>
          <wp:inline distT="0" distB="0" distL="0" distR="0" wp14:anchorId="4A42AC1F" wp14:editId="7AD1F674">
            <wp:extent cx="5486400" cy="420808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208087"/>
                    </a:xfrm>
                    <a:prstGeom prst="rect">
                      <a:avLst/>
                    </a:prstGeom>
                    <a:noFill/>
                    <a:ln>
                      <a:noFill/>
                    </a:ln>
                  </pic:spPr>
                </pic:pic>
              </a:graphicData>
            </a:graphic>
          </wp:inline>
        </w:drawing>
      </w:r>
    </w:p>
    <w:p w:rsidR="00140CC2" w:rsidRDefault="00140CC2" w:rsidP="00140CC2">
      <w:pPr>
        <w:rPr>
          <w:color w:val="FF0000"/>
        </w:rPr>
      </w:pPr>
    </w:p>
    <w:p w:rsidR="00140CC2" w:rsidRPr="00055D62" w:rsidRDefault="00140CC2" w:rsidP="00140CC2">
      <w:pPr>
        <w:pStyle w:val="Heading3"/>
        <w:numPr>
          <w:ilvl w:val="2"/>
          <w:numId w:val="1"/>
        </w:numPr>
      </w:pPr>
      <w:bookmarkStart w:id="88" w:name="_Toc423431360"/>
      <w:bookmarkStart w:id="89" w:name="_Toc445799687"/>
      <w:r w:rsidRPr="00055D62">
        <w:t>Verification Method</w:t>
      </w:r>
      <w:bookmarkEnd w:id="88"/>
      <w:bookmarkEnd w:id="89"/>
    </w:p>
    <w:p w:rsidR="00140CC2" w:rsidRPr="00837964" w:rsidRDefault="00140CC2" w:rsidP="00140CC2">
      <w:r w:rsidRPr="00837964">
        <w:t>N/A</w:t>
      </w:r>
    </w:p>
    <w:p w:rsidR="00140CC2" w:rsidRPr="00E86318" w:rsidRDefault="00140CC2" w:rsidP="00140CC2"/>
    <w:p w:rsidR="00140CC2" w:rsidRPr="00437049" w:rsidRDefault="00140CC2" w:rsidP="00140CC2"/>
    <w:p w:rsidR="00140CC2" w:rsidRPr="00055D62" w:rsidRDefault="00140CC2" w:rsidP="00140CC2">
      <w:pPr>
        <w:pStyle w:val="Heading1"/>
        <w:numPr>
          <w:ilvl w:val="0"/>
          <w:numId w:val="1"/>
        </w:numPr>
        <w:rPr>
          <w:rFonts w:asciiTheme="minorHAnsi" w:hAnsiTheme="minorHAnsi"/>
          <w:sz w:val="28"/>
          <w:szCs w:val="28"/>
        </w:rPr>
      </w:pPr>
      <w:bookmarkStart w:id="90" w:name="_Toc445799688"/>
      <w:r w:rsidRPr="00055D62">
        <w:rPr>
          <w:rFonts w:asciiTheme="minorHAnsi" w:hAnsiTheme="minorHAnsi"/>
          <w:sz w:val="28"/>
          <w:szCs w:val="28"/>
        </w:rPr>
        <w:t>Revision Record &amp; Change Approval</w:t>
      </w:r>
      <w:bookmarkEnd w:id="31"/>
      <w:bookmarkEnd w:id="90"/>
    </w:p>
    <w:p w:rsidR="00140CC2" w:rsidRPr="00850318" w:rsidRDefault="00140CC2" w:rsidP="00140CC2">
      <w:pPr>
        <w:rPr>
          <w:rFonts w:ascii="Calibri" w:hAnsi="Calibri"/>
        </w:rPr>
      </w:pPr>
    </w:p>
    <w:p w:rsidR="00140CC2" w:rsidRPr="00850318" w:rsidRDefault="00140CC2" w:rsidP="00140CC2">
      <w:pPr>
        <w:pStyle w:val="Header"/>
        <w:tabs>
          <w:tab w:val="clear" w:pos="4320"/>
          <w:tab w:val="clear" w:pos="8640"/>
        </w:tabs>
        <w:rPr>
          <w:rFonts w:ascii="Calibri" w:hAnsi="Calibri"/>
        </w:rPr>
      </w:pPr>
    </w:p>
    <w:tbl>
      <w:tblPr>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
        <w:gridCol w:w="1161"/>
        <w:gridCol w:w="1159"/>
        <w:gridCol w:w="755"/>
        <w:gridCol w:w="4836"/>
      </w:tblGrid>
      <w:tr w:rsidR="00140CC2" w:rsidRPr="00850318" w:rsidTr="00A42C5F">
        <w:tc>
          <w:tcPr>
            <w:tcW w:w="625" w:type="dxa"/>
            <w:vAlign w:val="center"/>
          </w:tcPr>
          <w:p w:rsidR="00140CC2" w:rsidRPr="00850318" w:rsidRDefault="00140CC2" w:rsidP="00A42C5F">
            <w:pPr>
              <w:jc w:val="center"/>
              <w:rPr>
                <w:rFonts w:ascii="Calibri" w:hAnsi="Calibri"/>
                <w:b/>
                <w:bCs/>
              </w:rPr>
            </w:pPr>
            <w:r w:rsidRPr="00850318">
              <w:rPr>
                <w:rFonts w:ascii="Calibri" w:hAnsi="Calibri"/>
                <w:b/>
                <w:bCs/>
              </w:rPr>
              <w:t>Rev</w:t>
            </w:r>
          </w:p>
        </w:tc>
        <w:tc>
          <w:tcPr>
            <w:tcW w:w="833" w:type="dxa"/>
          </w:tcPr>
          <w:p w:rsidR="00140CC2" w:rsidRPr="00850318" w:rsidRDefault="00140CC2" w:rsidP="00A42C5F">
            <w:pPr>
              <w:jc w:val="center"/>
              <w:rPr>
                <w:rFonts w:ascii="Calibri" w:hAnsi="Calibri"/>
                <w:b/>
                <w:bCs/>
              </w:rPr>
            </w:pPr>
            <w:r w:rsidRPr="00850318">
              <w:rPr>
                <w:rFonts w:ascii="Calibri" w:hAnsi="Calibri"/>
                <w:b/>
                <w:bCs/>
              </w:rPr>
              <w:t>Date</w:t>
            </w:r>
          </w:p>
        </w:tc>
        <w:tc>
          <w:tcPr>
            <w:tcW w:w="1185" w:type="dxa"/>
            <w:vAlign w:val="center"/>
          </w:tcPr>
          <w:p w:rsidR="00140CC2" w:rsidRPr="00850318" w:rsidRDefault="00140CC2" w:rsidP="00A42C5F">
            <w:pPr>
              <w:jc w:val="center"/>
              <w:rPr>
                <w:rFonts w:ascii="Calibri" w:hAnsi="Calibri"/>
                <w:b/>
                <w:bCs/>
              </w:rPr>
            </w:pPr>
            <w:r w:rsidRPr="00850318">
              <w:rPr>
                <w:rFonts w:ascii="Calibri" w:hAnsi="Calibri"/>
                <w:b/>
                <w:bCs/>
              </w:rPr>
              <w:t>Change Control #</w:t>
            </w:r>
          </w:p>
        </w:tc>
        <w:tc>
          <w:tcPr>
            <w:tcW w:w="795" w:type="dxa"/>
            <w:vAlign w:val="center"/>
          </w:tcPr>
          <w:p w:rsidR="00140CC2" w:rsidRPr="00850318" w:rsidRDefault="00140CC2" w:rsidP="00A42C5F">
            <w:pPr>
              <w:jc w:val="center"/>
              <w:rPr>
                <w:rFonts w:ascii="Calibri" w:hAnsi="Calibri"/>
                <w:b/>
                <w:bCs/>
              </w:rPr>
            </w:pPr>
            <w:r w:rsidRPr="00850318">
              <w:rPr>
                <w:rFonts w:ascii="Calibri" w:hAnsi="Calibri"/>
                <w:b/>
                <w:bCs/>
              </w:rPr>
              <w:t>Drw</w:t>
            </w:r>
          </w:p>
        </w:tc>
        <w:tc>
          <w:tcPr>
            <w:tcW w:w="5400" w:type="dxa"/>
            <w:vAlign w:val="center"/>
          </w:tcPr>
          <w:p w:rsidR="00140CC2" w:rsidRPr="00850318" w:rsidRDefault="00140CC2" w:rsidP="00A42C5F">
            <w:pPr>
              <w:jc w:val="center"/>
              <w:rPr>
                <w:rFonts w:ascii="Calibri" w:hAnsi="Calibri"/>
                <w:b/>
                <w:bCs/>
              </w:rPr>
            </w:pPr>
            <w:r w:rsidRPr="00850318">
              <w:rPr>
                <w:rFonts w:ascii="Calibri" w:hAnsi="Calibri"/>
                <w:b/>
                <w:bCs/>
              </w:rPr>
              <w:t>Change Description</w:t>
            </w:r>
          </w:p>
        </w:tc>
      </w:tr>
      <w:tr w:rsidR="00140CC2" w:rsidRPr="00850318" w:rsidTr="00A42C5F">
        <w:tc>
          <w:tcPr>
            <w:tcW w:w="625" w:type="dxa"/>
          </w:tcPr>
          <w:p w:rsidR="00140CC2" w:rsidRPr="00850318" w:rsidRDefault="00140CC2" w:rsidP="00A42C5F">
            <w:pPr>
              <w:jc w:val="center"/>
              <w:rPr>
                <w:rFonts w:ascii="Calibri" w:hAnsi="Calibri"/>
                <w:color w:val="000000"/>
              </w:rPr>
            </w:pPr>
            <w:r w:rsidRPr="00850318">
              <w:rPr>
                <w:rFonts w:ascii="Calibri" w:hAnsi="Calibri"/>
                <w:color w:val="000000"/>
              </w:rPr>
              <w:t>01.00.00</w:t>
            </w:r>
          </w:p>
        </w:tc>
        <w:tc>
          <w:tcPr>
            <w:tcW w:w="833" w:type="dxa"/>
          </w:tcPr>
          <w:p w:rsidR="00140CC2" w:rsidRPr="00850318" w:rsidRDefault="00140CC2" w:rsidP="00A42C5F">
            <w:pPr>
              <w:rPr>
                <w:rFonts w:ascii="Calibri" w:hAnsi="Calibri"/>
                <w:color w:val="000000"/>
              </w:rPr>
            </w:pPr>
            <w:r>
              <w:rPr>
                <w:rFonts w:ascii="Calibri" w:hAnsi="Calibri"/>
                <w:color w:val="000000"/>
              </w:rPr>
              <w:t>06</w:t>
            </w:r>
            <w:r w:rsidRPr="00850318">
              <w:rPr>
                <w:rFonts w:ascii="Calibri" w:hAnsi="Calibri"/>
                <w:color w:val="000000"/>
              </w:rPr>
              <w:t>AU15</w:t>
            </w:r>
          </w:p>
        </w:tc>
        <w:tc>
          <w:tcPr>
            <w:tcW w:w="1185" w:type="dxa"/>
          </w:tcPr>
          <w:p w:rsidR="00140CC2" w:rsidRPr="009D7170" w:rsidRDefault="00140CC2" w:rsidP="00A42C5F">
            <w:pPr>
              <w:rPr>
                <w:rFonts w:ascii="Calibri" w:hAnsi="Calibri"/>
              </w:rPr>
            </w:pPr>
            <w:r w:rsidRPr="00335CF1">
              <w:rPr>
                <w:rFonts w:ascii="Calibri" w:hAnsi="Calibri"/>
              </w:rPr>
              <w:t>EA4#1822</w:t>
            </w:r>
          </w:p>
        </w:tc>
        <w:tc>
          <w:tcPr>
            <w:tcW w:w="795" w:type="dxa"/>
          </w:tcPr>
          <w:p w:rsidR="00140CC2" w:rsidRPr="00850318" w:rsidRDefault="00140CC2" w:rsidP="00A42C5F">
            <w:pPr>
              <w:rPr>
                <w:rFonts w:ascii="Calibri" w:hAnsi="Calibri"/>
                <w:color w:val="000000"/>
              </w:rPr>
            </w:pPr>
            <w:r>
              <w:rPr>
                <w:rFonts w:ascii="Calibri" w:hAnsi="Calibri"/>
                <w:color w:val="000000"/>
              </w:rPr>
              <w:t>EC</w:t>
            </w:r>
          </w:p>
        </w:tc>
        <w:tc>
          <w:tcPr>
            <w:tcW w:w="5400" w:type="dxa"/>
          </w:tcPr>
          <w:p w:rsidR="00140CC2" w:rsidRPr="00850318" w:rsidRDefault="00140CC2" w:rsidP="00A42C5F">
            <w:pPr>
              <w:rPr>
                <w:rFonts w:ascii="Calibri" w:hAnsi="Calibri"/>
                <w:color w:val="000000"/>
              </w:rPr>
            </w:pPr>
            <w:r w:rsidRPr="00850318">
              <w:rPr>
                <w:rFonts w:ascii="Calibri" w:hAnsi="Calibri"/>
                <w:color w:val="000000"/>
              </w:rPr>
              <w:t>Initial Release</w:t>
            </w:r>
          </w:p>
        </w:tc>
      </w:tr>
      <w:tr w:rsidR="00140CC2" w:rsidRPr="00850318" w:rsidTr="00A42C5F">
        <w:tc>
          <w:tcPr>
            <w:tcW w:w="625" w:type="dxa"/>
          </w:tcPr>
          <w:p w:rsidR="00140CC2" w:rsidRPr="00850318" w:rsidRDefault="00140CC2" w:rsidP="00A42C5F">
            <w:pPr>
              <w:jc w:val="center"/>
              <w:rPr>
                <w:rFonts w:ascii="Calibri" w:hAnsi="Calibri"/>
              </w:rPr>
            </w:pPr>
            <w:r>
              <w:rPr>
                <w:rFonts w:ascii="Calibri" w:hAnsi="Calibri"/>
              </w:rPr>
              <w:t>01.01.00</w:t>
            </w:r>
          </w:p>
        </w:tc>
        <w:tc>
          <w:tcPr>
            <w:tcW w:w="833" w:type="dxa"/>
          </w:tcPr>
          <w:p w:rsidR="00140CC2" w:rsidRPr="002433EC" w:rsidRDefault="00140CC2" w:rsidP="00A42C5F">
            <w:pPr>
              <w:rPr>
                <w:rFonts w:ascii="Calibri" w:hAnsi="Calibri"/>
              </w:rPr>
            </w:pPr>
            <w:r w:rsidRPr="002433EC">
              <w:rPr>
                <w:rFonts w:ascii="Calibri" w:hAnsi="Calibri"/>
              </w:rPr>
              <w:t>22OC15</w:t>
            </w:r>
          </w:p>
        </w:tc>
        <w:tc>
          <w:tcPr>
            <w:tcW w:w="1185" w:type="dxa"/>
          </w:tcPr>
          <w:p w:rsidR="00140CC2" w:rsidRPr="002433EC" w:rsidRDefault="00140CC2" w:rsidP="00A42C5F">
            <w:pPr>
              <w:rPr>
                <w:rFonts w:ascii="Calibri" w:hAnsi="Calibri"/>
              </w:rPr>
            </w:pPr>
            <w:r w:rsidRPr="00335CF1">
              <w:rPr>
                <w:rFonts w:ascii="Calibri" w:hAnsi="Calibri"/>
              </w:rPr>
              <w:t>EA4#1822</w:t>
            </w:r>
          </w:p>
        </w:tc>
        <w:tc>
          <w:tcPr>
            <w:tcW w:w="795" w:type="dxa"/>
          </w:tcPr>
          <w:p w:rsidR="00140CC2" w:rsidRPr="009D7170" w:rsidRDefault="00140CC2" w:rsidP="00A42C5F">
            <w:pPr>
              <w:rPr>
                <w:rFonts w:ascii="Calibri" w:hAnsi="Calibri"/>
                <w:color w:val="000000"/>
              </w:rPr>
            </w:pPr>
            <w:r w:rsidRPr="0020738E">
              <w:rPr>
                <w:rFonts w:ascii="Calibri" w:hAnsi="Calibri"/>
                <w:color w:val="000000"/>
              </w:rPr>
              <w:t>EC</w:t>
            </w:r>
          </w:p>
        </w:tc>
        <w:tc>
          <w:tcPr>
            <w:tcW w:w="5400" w:type="dxa"/>
          </w:tcPr>
          <w:p w:rsidR="00140CC2" w:rsidRPr="002433EC" w:rsidRDefault="00140CC2" w:rsidP="00A42C5F">
            <w:pPr>
              <w:rPr>
                <w:rFonts w:ascii="Calibri" w:hAnsi="Calibri"/>
              </w:rPr>
            </w:pPr>
            <w:r w:rsidRPr="002433EC">
              <w:rPr>
                <w:rFonts w:ascii="Calibri" w:hAnsi="Calibri"/>
              </w:rPr>
              <w:t xml:space="preserve">Update from Integration </w:t>
            </w:r>
            <w:r>
              <w:rPr>
                <w:rFonts w:ascii="Calibri" w:hAnsi="Calibri"/>
              </w:rPr>
              <w:t>adds user mode to four PBG chan.</w:t>
            </w:r>
          </w:p>
        </w:tc>
      </w:tr>
      <w:tr w:rsidR="00140CC2" w:rsidRPr="00850318" w:rsidTr="00A42C5F">
        <w:tc>
          <w:tcPr>
            <w:tcW w:w="625" w:type="dxa"/>
          </w:tcPr>
          <w:p w:rsidR="00140CC2" w:rsidRPr="00850318" w:rsidRDefault="00140CC2" w:rsidP="00A42C5F">
            <w:pPr>
              <w:jc w:val="center"/>
              <w:rPr>
                <w:rFonts w:ascii="Calibri" w:hAnsi="Calibri"/>
              </w:rPr>
            </w:pPr>
            <w:r>
              <w:rPr>
                <w:rFonts w:ascii="Calibri" w:hAnsi="Calibri"/>
              </w:rPr>
              <w:t>02.00.00</w:t>
            </w:r>
          </w:p>
        </w:tc>
        <w:tc>
          <w:tcPr>
            <w:tcW w:w="833" w:type="dxa"/>
          </w:tcPr>
          <w:p w:rsidR="00140CC2" w:rsidRPr="00850318" w:rsidRDefault="00140CC2" w:rsidP="00A42C5F">
            <w:pPr>
              <w:rPr>
                <w:rFonts w:ascii="Calibri" w:hAnsi="Calibri"/>
              </w:rPr>
            </w:pPr>
            <w:r>
              <w:rPr>
                <w:rFonts w:ascii="Calibri" w:hAnsi="Calibri"/>
              </w:rPr>
              <w:t>10Feb16</w:t>
            </w:r>
          </w:p>
        </w:tc>
        <w:tc>
          <w:tcPr>
            <w:tcW w:w="1185" w:type="dxa"/>
          </w:tcPr>
          <w:p w:rsidR="00140CC2" w:rsidRPr="00850318" w:rsidRDefault="00140CC2" w:rsidP="00A42C5F">
            <w:pPr>
              <w:rPr>
                <w:rFonts w:ascii="Calibri" w:hAnsi="Calibri"/>
              </w:rPr>
            </w:pPr>
            <w:r>
              <w:rPr>
                <w:rFonts w:ascii="Calibri" w:hAnsi="Calibri"/>
              </w:rPr>
              <w:t>EA4#2752</w:t>
            </w:r>
          </w:p>
        </w:tc>
        <w:tc>
          <w:tcPr>
            <w:tcW w:w="795" w:type="dxa"/>
          </w:tcPr>
          <w:p w:rsidR="00140CC2" w:rsidRPr="00850318" w:rsidRDefault="00140CC2" w:rsidP="00A42C5F">
            <w:pPr>
              <w:rPr>
                <w:rFonts w:ascii="Calibri" w:hAnsi="Calibri"/>
              </w:rPr>
            </w:pPr>
            <w:r>
              <w:rPr>
                <w:rFonts w:ascii="Calibri" w:hAnsi="Calibri"/>
              </w:rPr>
              <w:t>EC</w:t>
            </w:r>
          </w:p>
        </w:tc>
        <w:tc>
          <w:tcPr>
            <w:tcW w:w="5400" w:type="dxa"/>
          </w:tcPr>
          <w:p w:rsidR="00140CC2" w:rsidRPr="00850318" w:rsidRDefault="00140CC2" w:rsidP="00A42C5F">
            <w:pPr>
              <w:rPr>
                <w:rFonts w:ascii="Calibri" w:hAnsi="Calibri"/>
              </w:rPr>
            </w:pPr>
            <w:r>
              <w:rPr>
                <w:rFonts w:ascii="Calibri" w:hAnsi="Calibri"/>
              </w:rPr>
              <w:t xml:space="preserve">Removed some references to PBG lock bits, add startup PBG 3A test, added references to SAN Ver 1.20, made PBG group 0A group critical registers’ monitoring periodic, added detail about H-bus (flexray) access rights to peripherals and RAM related to Anomaly </w:t>
            </w:r>
            <w:r>
              <w:rPr>
                <w:rFonts w:ascii="Arial" w:hAnsi="Arial" w:cs="Arial"/>
                <w:sz w:val="16"/>
                <w:szCs w:val="16"/>
              </w:rPr>
              <w:t>EA4#3071</w:t>
            </w:r>
            <w:r>
              <w:rPr>
                <w:rFonts w:ascii="Calibri" w:hAnsi="Calibri"/>
              </w:rPr>
              <w:t>.</w:t>
            </w:r>
          </w:p>
        </w:tc>
      </w:tr>
      <w:tr w:rsidR="00140CC2" w:rsidRPr="00850318" w:rsidTr="00A42C5F">
        <w:tc>
          <w:tcPr>
            <w:tcW w:w="625" w:type="dxa"/>
          </w:tcPr>
          <w:p w:rsidR="00140CC2" w:rsidRPr="00850318" w:rsidRDefault="00140CC2" w:rsidP="00A42C5F">
            <w:pPr>
              <w:jc w:val="center"/>
              <w:rPr>
                <w:rFonts w:ascii="Calibri" w:hAnsi="Calibri"/>
              </w:rPr>
            </w:pPr>
            <w:r>
              <w:rPr>
                <w:rFonts w:ascii="Calibri" w:hAnsi="Calibri"/>
              </w:rPr>
              <w:t>02.01.00</w:t>
            </w:r>
          </w:p>
        </w:tc>
        <w:tc>
          <w:tcPr>
            <w:tcW w:w="833" w:type="dxa"/>
          </w:tcPr>
          <w:p w:rsidR="00140CC2" w:rsidRPr="00850318" w:rsidRDefault="00140CC2" w:rsidP="00A42C5F">
            <w:pPr>
              <w:rPr>
                <w:rFonts w:ascii="Calibri" w:hAnsi="Calibri"/>
              </w:rPr>
            </w:pPr>
            <w:r>
              <w:rPr>
                <w:rFonts w:ascii="Calibri" w:hAnsi="Calibri"/>
              </w:rPr>
              <w:t>24Feb16</w:t>
            </w:r>
          </w:p>
        </w:tc>
        <w:tc>
          <w:tcPr>
            <w:tcW w:w="1185" w:type="dxa"/>
          </w:tcPr>
          <w:p w:rsidR="00140CC2" w:rsidRPr="00850318" w:rsidRDefault="00140CC2" w:rsidP="00A42C5F">
            <w:pPr>
              <w:jc w:val="center"/>
              <w:rPr>
                <w:rFonts w:ascii="Calibri" w:hAnsi="Calibri"/>
              </w:rPr>
            </w:pPr>
            <w:r>
              <w:rPr>
                <w:rFonts w:ascii="Calibri" w:hAnsi="Calibri"/>
              </w:rPr>
              <w:t>EA4#2752</w:t>
            </w:r>
          </w:p>
        </w:tc>
        <w:tc>
          <w:tcPr>
            <w:tcW w:w="795" w:type="dxa"/>
          </w:tcPr>
          <w:p w:rsidR="00140CC2" w:rsidRPr="00850318" w:rsidRDefault="00140CC2" w:rsidP="00A42C5F">
            <w:pPr>
              <w:rPr>
                <w:rFonts w:ascii="Calibri" w:hAnsi="Calibri"/>
              </w:rPr>
            </w:pPr>
            <w:r>
              <w:rPr>
                <w:rFonts w:ascii="Calibri" w:hAnsi="Calibri"/>
              </w:rPr>
              <w:t>EC</w:t>
            </w:r>
          </w:p>
        </w:tc>
        <w:tc>
          <w:tcPr>
            <w:tcW w:w="5400" w:type="dxa"/>
          </w:tcPr>
          <w:p w:rsidR="00140CC2" w:rsidRPr="00850318" w:rsidRDefault="00140CC2" w:rsidP="00A42C5F">
            <w:pPr>
              <w:rPr>
                <w:rFonts w:ascii="Calibri" w:hAnsi="Calibri"/>
              </w:rPr>
            </w:pPr>
            <w:r>
              <w:rPr>
                <w:rFonts w:ascii="Calibri" w:hAnsi="Calibri"/>
              </w:rPr>
              <w:t xml:space="preserve">Changed one PBG target register where HWUM had </w:t>
            </w:r>
            <w:r>
              <w:rPr>
                <w:rFonts w:ascii="Calibri" w:hAnsi="Calibri"/>
              </w:rPr>
              <w:lastRenderedPageBreak/>
              <w:t xml:space="preserve">identified the wrong PBG protection set, corrected lengths of some PBG target registers, revised pseudocode to more literally align with SAN flowchart and to align with coding standards </w:t>
            </w:r>
          </w:p>
        </w:tc>
      </w:tr>
      <w:tr w:rsidR="00140CC2" w:rsidRPr="00850318" w:rsidTr="00A42C5F">
        <w:tc>
          <w:tcPr>
            <w:tcW w:w="625" w:type="dxa"/>
          </w:tcPr>
          <w:p w:rsidR="00140CC2" w:rsidRPr="00850318" w:rsidRDefault="00140CC2" w:rsidP="00A42C5F">
            <w:pPr>
              <w:jc w:val="center"/>
              <w:rPr>
                <w:rFonts w:ascii="Calibri" w:hAnsi="Calibri"/>
              </w:rPr>
            </w:pPr>
            <w:r>
              <w:rPr>
                <w:rFonts w:ascii="Calibri" w:hAnsi="Calibri"/>
              </w:rPr>
              <w:lastRenderedPageBreak/>
              <w:t>03.00.00</w:t>
            </w:r>
          </w:p>
        </w:tc>
        <w:tc>
          <w:tcPr>
            <w:tcW w:w="833" w:type="dxa"/>
          </w:tcPr>
          <w:p w:rsidR="00140CC2" w:rsidRPr="00850318" w:rsidRDefault="00140CC2" w:rsidP="00A42C5F">
            <w:pPr>
              <w:rPr>
                <w:rFonts w:ascii="Calibri" w:hAnsi="Calibri"/>
              </w:rPr>
            </w:pPr>
            <w:r>
              <w:rPr>
                <w:rFonts w:ascii="Calibri" w:hAnsi="Calibri"/>
              </w:rPr>
              <w:t>28Mar2016</w:t>
            </w:r>
          </w:p>
        </w:tc>
        <w:tc>
          <w:tcPr>
            <w:tcW w:w="1185" w:type="dxa"/>
          </w:tcPr>
          <w:p w:rsidR="00140CC2" w:rsidRPr="00850318" w:rsidRDefault="00140CC2" w:rsidP="00A42C5F">
            <w:pPr>
              <w:jc w:val="center"/>
              <w:rPr>
                <w:rFonts w:ascii="Calibri" w:hAnsi="Calibri"/>
              </w:rPr>
            </w:pPr>
            <w:r>
              <w:rPr>
                <w:rFonts w:ascii="Calibri" w:hAnsi="Calibri"/>
              </w:rPr>
              <w:t>EA4#4975</w:t>
            </w:r>
          </w:p>
        </w:tc>
        <w:tc>
          <w:tcPr>
            <w:tcW w:w="795" w:type="dxa"/>
          </w:tcPr>
          <w:p w:rsidR="00140CC2" w:rsidRPr="00850318" w:rsidRDefault="00140CC2" w:rsidP="00A42C5F">
            <w:pPr>
              <w:rPr>
                <w:rFonts w:ascii="Calibri" w:hAnsi="Calibri"/>
              </w:rPr>
            </w:pPr>
            <w:r>
              <w:rPr>
                <w:rFonts w:ascii="Calibri" w:hAnsi="Calibri"/>
              </w:rPr>
              <w:t>EC</w:t>
            </w:r>
          </w:p>
        </w:tc>
        <w:tc>
          <w:tcPr>
            <w:tcW w:w="5400" w:type="dxa"/>
          </w:tcPr>
          <w:p w:rsidR="00140CC2" w:rsidRPr="00850318" w:rsidRDefault="00140CC2" w:rsidP="00A42C5F">
            <w:pPr>
              <w:rPr>
                <w:rFonts w:ascii="Calibri" w:hAnsi="Calibri"/>
              </w:rPr>
            </w:pPr>
            <w:r>
              <w:rPr>
                <w:rFonts w:ascii="Calibri" w:hAnsi="Calibri"/>
              </w:rPr>
              <w:t>Update PBG values and rationale to incorporate the ‘protlock’ lock bits and the correct Flexray SPID now documented by HWUM 1.10 DTD Feb 2016.  Add time delay to pseudo code in the area where Renesas advises it is needed beyond the areas documented in the HWUM.  Added check on ECM reg to Renesas recommended pretest check.</w:t>
            </w:r>
          </w:p>
        </w:tc>
      </w:tr>
      <w:tr w:rsidR="00140CC2" w:rsidRPr="00850318" w:rsidTr="00A42C5F">
        <w:trPr>
          <w:ins w:id="91" w:author="Nexteer Employee" w:date="2016-04-05T17:52:00Z"/>
        </w:trPr>
        <w:tc>
          <w:tcPr>
            <w:tcW w:w="625" w:type="dxa"/>
          </w:tcPr>
          <w:p w:rsidR="00140CC2" w:rsidRDefault="00140CC2" w:rsidP="00A42C5F">
            <w:pPr>
              <w:jc w:val="center"/>
              <w:rPr>
                <w:ins w:id="92" w:author="Nexteer Employee" w:date="2016-04-05T17:52:00Z"/>
                <w:rFonts w:ascii="Calibri" w:hAnsi="Calibri"/>
              </w:rPr>
            </w:pPr>
            <w:ins w:id="93" w:author="Nexteer Employee" w:date="2016-04-05T17:52:00Z">
              <w:r>
                <w:rPr>
                  <w:rFonts w:ascii="Calibri" w:hAnsi="Calibri"/>
                </w:rPr>
                <w:t>03.00.01</w:t>
              </w:r>
            </w:ins>
          </w:p>
        </w:tc>
        <w:tc>
          <w:tcPr>
            <w:tcW w:w="833" w:type="dxa"/>
          </w:tcPr>
          <w:p w:rsidR="00140CC2" w:rsidRPr="00850318" w:rsidRDefault="00140CC2" w:rsidP="00A42C5F">
            <w:pPr>
              <w:rPr>
                <w:ins w:id="94" w:author="Nexteer Employee" w:date="2016-04-05T17:52:00Z"/>
                <w:rFonts w:ascii="Calibri" w:hAnsi="Calibri"/>
              </w:rPr>
            </w:pPr>
            <w:ins w:id="95" w:author="Nexteer Employee" w:date="2016-04-05T17:52:00Z">
              <w:r>
                <w:rPr>
                  <w:rFonts w:ascii="Calibri" w:hAnsi="Calibri"/>
                </w:rPr>
                <w:t>05Apr2016</w:t>
              </w:r>
            </w:ins>
          </w:p>
        </w:tc>
        <w:tc>
          <w:tcPr>
            <w:tcW w:w="1185" w:type="dxa"/>
          </w:tcPr>
          <w:p w:rsidR="00140CC2" w:rsidRDefault="00140CC2" w:rsidP="00A42C5F">
            <w:pPr>
              <w:jc w:val="center"/>
              <w:rPr>
                <w:ins w:id="96" w:author="Nexteer Employee" w:date="2016-04-05T17:52:00Z"/>
                <w:rFonts w:ascii="Calibri" w:hAnsi="Calibri"/>
              </w:rPr>
            </w:pPr>
            <w:ins w:id="97" w:author="Nexteer Employee" w:date="2016-04-05T17:52:00Z">
              <w:r>
                <w:rPr>
                  <w:rFonts w:ascii="Calibri" w:hAnsi="Calibri"/>
                </w:rPr>
                <w:t>EA4#4975</w:t>
              </w:r>
            </w:ins>
          </w:p>
        </w:tc>
        <w:tc>
          <w:tcPr>
            <w:tcW w:w="795" w:type="dxa"/>
          </w:tcPr>
          <w:p w:rsidR="00140CC2" w:rsidRDefault="00140CC2" w:rsidP="00A42C5F">
            <w:pPr>
              <w:rPr>
                <w:ins w:id="98" w:author="Nexteer Employee" w:date="2016-04-05T17:52:00Z"/>
                <w:rFonts w:ascii="Calibri" w:hAnsi="Calibri"/>
              </w:rPr>
            </w:pPr>
            <w:ins w:id="99" w:author="Nexteer Employee" w:date="2016-04-05T17:52:00Z">
              <w:r>
                <w:rPr>
                  <w:rFonts w:ascii="Calibri" w:hAnsi="Calibri"/>
                </w:rPr>
                <w:t>GM</w:t>
              </w:r>
            </w:ins>
          </w:p>
        </w:tc>
        <w:tc>
          <w:tcPr>
            <w:tcW w:w="5400" w:type="dxa"/>
          </w:tcPr>
          <w:p w:rsidR="00140CC2" w:rsidRDefault="00140CC2" w:rsidP="00A42C5F">
            <w:pPr>
              <w:rPr>
                <w:ins w:id="100" w:author="Nexteer Employee" w:date="2016-04-05T17:52:00Z"/>
                <w:rFonts w:ascii="Calibri" w:hAnsi="Calibri"/>
              </w:rPr>
            </w:pPr>
            <w:ins w:id="101" w:author="Nexteer Employee" w:date="2016-04-05T17:53:00Z">
              <w:r>
                <w:rPr>
                  <w:rFonts w:ascii="Calibri" w:hAnsi="Calibri"/>
                </w:rPr>
                <w:t xml:space="preserve">Removed AND condition for else if statement under </w:t>
              </w:r>
            </w:ins>
            <w:ins w:id="102" w:author="Nexteer Employee" w:date="2016-04-05T17:54:00Z">
              <w:r w:rsidRPr="00140CC2">
                <w:rPr>
                  <w:rFonts w:ascii="Calibri" w:hAnsi="Calibri"/>
                  <w:rPrChange w:id="103" w:author="Nexteer Employee" w:date="2016-04-05T17:54:00Z">
                    <w:rPr/>
                  </w:rPrChange>
                </w:rPr>
                <w:t>GuardCfgAndDiagcInit3 implementation</w:t>
              </w:r>
            </w:ins>
          </w:p>
        </w:tc>
      </w:tr>
      <w:tr w:rsidR="00140CC2" w:rsidRPr="00850318" w:rsidTr="00A42C5F">
        <w:tc>
          <w:tcPr>
            <w:tcW w:w="625" w:type="dxa"/>
          </w:tcPr>
          <w:p w:rsidR="00140CC2" w:rsidRDefault="00140CC2" w:rsidP="00A42C5F">
            <w:pPr>
              <w:jc w:val="center"/>
              <w:rPr>
                <w:rFonts w:ascii="Calibri" w:hAnsi="Calibri"/>
              </w:rPr>
            </w:pPr>
          </w:p>
        </w:tc>
        <w:tc>
          <w:tcPr>
            <w:tcW w:w="833" w:type="dxa"/>
          </w:tcPr>
          <w:p w:rsidR="00140CC2" w:rsidRPr="00850318" w:rsidRDefault="00140CC2" w:rsidP="00A42C5F">
            <w:pPr>
              <w:rPr>
                <w:rFonts w:ascii="Calibri" w:hAnsi="Calibri"/>
              </w:rPr>
            </w:pPr>
          </w:p>
        </w:tc>
        <w:tc>
          <w:tcPr>
            <w:tcW w:w="1185" w:type="dxa"/>
          </w:tcPr>
          <w:p w:rsidR="00140CC2" w:rsidRDefault="00140CC2" w:rsidP="00A42C5F">
            <w:pPr>
              <w:jc w:val="center"/>
              <w:rPr>
                <w:rFonts w:ascii="Calibri" w:hAnsi="Calibri"/>
              </w:rPr>
            </w:pPr>
          </w:p>
        </w:tc>
        <w:tc>
          <w:tcPr>
            <w:tcW w:w="795" w:type="dxa"/>
          </w:tcPr>
          <w:p w:rsidR="00140CC2" w:rsidRDefault="00140CC2" w:rsidP="00A42C5F">
            <w:pPr>
              <w:rPr>
                <w:rFonts w:ascii="Calibri" w:hAnsi="Calibri"/>
              </w:rPr>
            </w:pPr>
          </w:p>
        </w:tc>
        <w:tc>
          <w:tcPr>
            <w:tcW w:w="5400" w:type="dxa"/>
          </w:tcPr>
          <w:p w:rsidR="00140CC2" w:rsidRDefault="00140CC2" w:rsidP="00A42C5F">
            <w:pPr>
              <w:rPr>
                <w:rFonts w:ascii="Calibri" w:hAnsi="Calibri"/>
              </w:rPr>
            </w:pPr>
          </w:p>
        </w:tc>
      </w:tr>
    </w:tbl>
    <w:p w:rsidR="00140CC2" w:rsidRPr="00850318" w:rsidRDefault="00140CC2" w:rsidP="00140CC2">
      <w:pPr>
        <w:rPr>
          <w:rFonts w:ascii="Calibri" w:hAnsi="Calibri"/>
        </w:rPr>
      </w:pPr>
    </w:p>
    <w:p w:rsidR="00BE18BE" w:rsidRDefault="003C4B47"/>
    <w:sectPr w:rsidR="00BE18BE" w:rsidSect="002D296E">
      <w:headerReference w:type="default" r:id="rId32"/>
      <w:footerReference w:type="default" r:id="rId3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4B47" w:rsidRDefault="003C4B47">
      <w:r>
        <w:separator/>
      </w:r>
    </w:p>
  </w:endnote>
  <w:endnote w:type="continuationSeparator" w:id="0">
    <w:p w:rsidR="003C4B47" w:rsidRDefault="003C4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ArialMT">
    <w:altName w:val="MS Gothic"/>
    <w:panose1 w:val="00000000000000000000"/>
    <w:charset w:val="00"/>
    <w:family w:val="swiss"/>
    <w:notTrueType/>
    <w:pitch w:val="default"/>
    <w:sig w:usb0="00000003" w:usb1="08070000" w:usb2="00000010" w:usb3="00000000" w:csb0="0002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B18" w:rsidRPr="00930DEE" w:rsidRDefault="00140CC2">
    <w:pPr>
      <w:pStyle w:val="Footer"/>
      <w:rPr>
        <w:rFonts w:ascii="Calibri" w:hAnsi="Calibri"/>
      </w:rPr>
    </w:pPr>
    <w:r w:rsidRPr="00930DEE">
      <w:rPr>
        <w:rFonts w:ascii="Calibri" w:hAnsi="Calibri"/>
      </w:rPr>
      <w:tab/>
    </w:r>
    <w:r w:rsidRPr="00930DEE">
      <w:rPr>
        <w:rFonts w:ascii="Calibri" w:hAnsi="Calibri"/>
        <w:snapToGrid w:val="0"/>
      </w:rPr>
      <w:t>NEXTEER CONFIDENTIAL</w:t>
    </w:r>
    <w:r w:rsidRPr="00930DEE">
      <w:rPr>
        <w:rFonts w:ascii="Calibri" w:hAnsi="Calibri"/>
        <w:snapToGrid w:val="0"/>
      </w:rPr>
      <w:tab/>
    </w:r>
    <w:r>
      <w:rPr>
        <w:rFonts w:ascii="Calibri" w:hAnsi="Calibri"/>
        <w:snapToGrid w:val="0"/>
        <w:sz w:val="16"/>
        <w:szCs w:val="16"/>
      </w:rPr>
      <w:t>FDD template 4.2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4B47" w:rsidRDefault="003C4B47">
      <w:r>
        <w:separator/>
      </w:r>
    </w:p>
  </w:footnote>
  <w:footnote w:type="continuationSeparator" w:id="0">
    <w:p w:rsidR="003C4B47" w:rsidRDefault="003C4B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B18" w:rsidRPr="00967BCF" w:rsidRDefault="00140CC2">
    <w:pPr>
      <w:pStyle w:val="Header"/>
      <w:pBdr>
        <w:bottom w:val="single" w:sz="4" w:space="1" w:color="auto"/>
      </w:pBdr>
      <w:jc w:val="center"/>
      <w:rPr>
        <w:rFonts w:ascii="Calibri" w:hAnsi="Calibri" w:cs="Arial"/>
        <w:b/>
      </w:rPr>
    </w:pPr>
    <w:r>
      <w:rPr>
        <w:rFonts w:ascii="Calibri" w:hAnsi="Calibri" w:cs="Arial"/>
        <w:b/>
      </w:rPr>
      <w:t xml:space="preserve">MICROCONTROLLER: </w:t>
    </w:r>
    <w:r w:rsidRPr="00967BCF">
      <w:rPr>
        <w:rFonts w:ascii="Calibri" w:hAnsi="Calibri" w:cs="Arial"/>
        <w:b/>
      </w:rPr>
      <w:t>FUNCTIONAL DESIGN DOCUMENT</w:t>
    </w:r>
    <w:r>
      <w:rPr>
        <w:rFonts w:ascii="Calibri" w:hAnsi="Calibri" w:cs="Arial"/>
        <w:b/>
      </w:rPr>
      <w:t xml:space="preserve"> – EA4</w:t>
    </w:r>
  </w:p>
  <w:tbl>
    <w:tblPr>
      <w:tblW w:w="8910" w:type="dxa"/>
      <w:tblInd w:w="18" w:type="dxa"/>
      <w:tblLayout w:type="fixed"/>
      <w:tblLook w:val="0000" w:firstRow="0" w:lastRow="0" w:firstColumn="0" w:lastColumn="0" w:noHBand="0" w:noVBand="0"/>
    </w:tblPr>
    <w:tblGrid>
      <w:gridCol w:w="990"/>
      <w:gridCol w:w="1530"/>
      <w:gridCol w:w="1260"/>
      <w:gridCol w:w="2250"/>
      <w:gridCol w:w="1530"/>
      <w:gridCol w:w="1350"/>
    </w:tblGrid>
    <w:tr w:rsidR="00421B18" w:rsidRPr="00967BCF" w:rsidTr="00D77AAF">
      <w:trPr>
        <w:cantSplit/>
      </w:trPr>
      <w:tc>
        <w:tcPr>
          <w:tcW w:w="990" w:type="dxa"/>
          <w:vAlign w:val="center"/>
        </w:tcPr>
        <w:p w:rsidR="00421B18" w:rsidRPr="00967BCF" w:rsidRDefault="00140CC2">
          <w:pPr>
            <w:pStyle w:val="Header"/>
            <w:rPr>
              <w:rFonts w:ascii="Calibri" w:hAnsi="Calibri" w:cs="Arial"/>
            </w:rPr>
          </w:pPr>
          <w:r w:rsidRPr="00967BCF">
            <w:rPr>
              <w:rFonts w:ascii="Calibri" w:hAnsi="Calibri" w:cs="Arial"/>
            </w:rPr>
            <w:t>Title:</w:t>
          </w:r>
        </w:p>
      </w:tc>
      <w:tc>
        <w:tcPr>
          <w:tcW w:w="5040" w:type="dxa"/>
          <w:gridSpan w:val="3"/>
          <w:vAlign w:val="center"/>
        </w:tcPr>
        <w:p w:rsidR="00421B18" w:rsidRPr="007E1407" w:rsidRDefault="00140CC2" w:rsidP="00BA0425">
          <w:pPr>
            <w:pStyle w:val="Header"/>
            <w:rPr>
              <w:rFonts w:ascii="Calibri" w:hAnsi="Calibri" w:cs="Arial"/>
              <w:color w:val="000000"/>
            </w:rPr>
          </w:pPr>
          <w:r>
            <w:rPr>
              <w:rFonts w:ascii="Calibri" w:hAnsi="Calibri" w:cs="Arial"/>
              <w:color w:val="000000"/>
            </w:rPr>
            <w:t xml:space="preserve">Guard Configuration And Diagnostics </w:t>
          </w:r>
          <w:r w:rsidRPr="007E1407">
            <w:rPr>
              <w:rFonts w:ascii="Calibri" w:hAnsi="Calibri" w:cs="Arial"/>
              <w:color w:val="000000"/>
            </w:rPr>
            <w:t>RH850</w:t>
          </w:r>
        </w:p>
      </w:tc>
      <w:tc>
        <w:tcPr>
          <w:tcW w:w="1530" w:type="dxa"/>
        </w:tcPr>
        <w:p w:rsidR="00421B18" w:rsidRPr="007E1407" w:rsidRDefault="00140CC2">
          <w:pPr>
            <w:pStyle w:val="Header"/>
            <w:rPr>
              <w:rFonts w:ascii="Calibri" w:hAnsi="Calibri" w:cs="Arial"/>
              <w:color w:val="000000"/>
            </w:rPr>
          </w:pPr>
          <w:r w:rsidRPr="007E1407">
            <w:rPr>
              <w:rFonts w:ascii="Calibri" w:hAnsi="Calibri" w:cs="Arial"/>
              <w:color w:val="000000"/>
            </w:rPr>
            <w:t>Revision:</w:t>
          </w:r>
        </w:p>
        <w:p w:rsidR="00421B18" w:rsidRPr="007E1407" w:rsidRDefault="00140CC2">
          <w:pPr>
            <w:pStyle w:val="Header"/>
            <w:rPr>
              <w:rFonts w:ascii="Calibri" w:hAnsi="Calibri" w:cs="Arial"/>
              <w:color w:val="000000"/>
            </w:rPr>
          </w:pPr>
          <w:r w:rsidRPr="007E1407">
            <w:rPr>
              <w:rFonts w:ascii="Calibri" w:hAnsi="Calibri" w:cs="Arial"/>
              <w:color w:val="000000"/>
            </w:rPr>
            <w:t>Revision Date:</w:t>
          </w:r>
        </w:p>
      </w:tc>
      <w:tc>
        <w:tcPr>
          <w:tcW w:w="1350" w:type="dxa"/>
        </w:tcPr>
        <w:p w:rsidR="00421B18" w:rsidRPr="007E1407" w:rsidRDefault="00140CC2">
          <w:pPr>
            <w:pStyle w:val="Header"/>
            <w:rPr>
              <w:rFonts w:ascii="Calibri" w:hAnsi="Calibri" w:cs="Arial"/>
              <w:color w:val="000000"/>
            </w:rPr>
          </w:pPr>
          <w:r>
            <w:rPr>
              <w:rFonts w:ascii="Calibri" w:hAnsi="Calibri" w:cs="Arial"/>
              <w:color w:val="000000"/>
            </w:rPr>
            <w:t>03</w:t>
          </w:r>
          <w:r w:rsidRPr="007E1407">
            <w:rPr>
              <w:rFonts w:ascii="Calibri" w:hAnsi="Calibri" w:cs="Arial"/>
              <w:color w:val="000000"/>
            </w:rPr>
            <w:t>.</w:t>
          </w:r>
          <w:r>
            <w:rPr>
              <w:rFonts w:ascii="Calibri" w:hAnsi="Calibri" w:cs="Arial"/>
              <w:color w:val="000000"/>
            </w:rPr>
            <w:t>0</w:t>
          </w:r>
          <w:ins w:id="104" w:author="Nexteer Employee" w:date="2016-04-05T18:04:00Z">
            <w:r w:rsidR="009975A0">
              <w:rPr>
                <w:rFonts w:ascii="Calibri" w:hAnsi="Calibri" w:cs="Arial"/>
                <w:color w:val="000000"/>
              </w:rPr>
              <w:t>0</w:t>
            </w:r>
          </w:ins>
          <w:r w:rsidRPr="007E1407">
            <w:rPr>
              <w:rFonts w:ascii="Calibri" w:hAnsi="Calibri" w:cs="Arial"/>
              <w:color w:val="000000"/>
            </w:rPr>
            <w:t>.0</w:t>
          </w:r>
          <w:ins w:id="105" w:author="Nexteer Employee" w:date="2016-04-05T18:04:00Z">
            <w:r w:rsidR="009975A0">
              <w:rPr>
                <w:rFonts w:ascii="Calibri" w:hAnsi="Calibri" w:cs="Arial"/>
                <w:color w:val="000000"/>
              </w:rPr>
              <w:t>1</w:t>
            </w:r>
          </w:ins>
        </w:p>
        <w:p w:rsidR="00421B18" w:rsidRPr="007E1407" w:rsidRDefault="00140CC2" w:rsidP="009975A0">
          <w:pPr>
            <w:pStyle w:val="Header"/>
            <w:rPr>
              <w:rFonts w:ascii="Calibri" w:hAnsi="Calibri" w:cs="Arial"/>
              <w:color w:val="000000"/>
            </w:rPr>
            <w:pPrChange w:id="106" w:author="Nexteer Employee" w:date="2016-04-05T18:04:00Z">
              <w:pPr>
                <w:pStyle w:val="Header"/>
              </w:pPr>
            </w:pPrChange>
          </w:pPr>
          <w:del w:id="107" w:author="Nexteer Employee" w:date="2016-04-05T18:04:00Z">
            <w:r w:rsidDel="009975A0">
              <w:rPr>
                <w:rFonts w:ascii="Calibri" w:hAnsi="Calibri" w:cs="Arial"/>
                <w:color w:val="000000"/>
              </w:rPr>
              <w:delText>23Mar16</w:delText>
            </w:r>
          </w:del>
          <w:ins w:id="108" w:author="Nexteer Employee" w:date="2016-04-05T18:04:00Z">
            <w:r w:rsidR="009975A0">
              <w:rPr>
                <w:rFonts w:ascii="Calibri" w:hAnsi="Calibri" w:cs="Arial"/>
                <w:color w:val="000000"/>
              </w:rPr>
              <w:t>05Apr</w:t>
            </w:r>
            <w:r w:rsidR="009975A0">
              <w:rPr>
                <w:rFonts w:ascii="Calibri" w:hAnsi="Calibri" w:cs="Arial"/>
                <w:color w:val="000000"/>
              </w:rPr>
              <w:t>16</w:t>
            </w:r>
          </w:ins>
        </w:p>
      </w:tc>
    </w:tr>
    <w:tr w:rsidR="00421B18" w:rsidRPr="00967BCF" w:rsidTr="00D77AAF">
      <w:trPr>
        <w:cantSplit/>
      </w:trPr>
      <w:tc>
        <w:tcPr>
          <w:tcW w:w="990" w:type="dxa"/>
        </w:tcPr>
        <w:p w:rsidR="00421B18" w:rsidRPr="00967BCF" w:rsidRDefault="00140CC2">
          <w:pPr>
            <w:pStyle w:val="Header"/>
            <w:rPr>
              <w:rFonts w:ascii="Calibri" w:hAnsi="Calibri" w:cs="Arial"/>
            </w:rPr>
          </w:pPr>
          <w:r w:rsidRPr="00967BCF">
            <w:rPr>
              <w:rFonts w:ascii="Calibri" w:hAnsi="Calibri" w:cs="Arial"/>
            </w:rPr>
            <w:t>Group:</w:t>
          </w:r>
        </w:p>
      </w:tc>
      <w:tc>
        <w:tcPr>
          <w:tcW w:w="1530" w:type="dxa"/>
        </w:tcPr>
        <w:p w:rsidR="00421B18" w:rsidRPr="007E1407" w:rsidRDefault="00140CC2">
          <w:pPr>
            <w:pStyle w:val="Header"/>
            <w:rPr>
              <w:rFonts w:ascii="Calibri" w:hAnsi="Calibri" w:cs="Arial"/>
              <w:color w:val="000000"/>
            </w:rPr>
          </w:pPr>
          <w:r w:rsidRPr="007E1407">
            <w:rPr>
              <w:rFonts w:ascii="Calibri" w:hAnsi="Calibri" w:cs="Arial"/>
              <w:color w:val="000000"/>
            </w:rPr>
            <w:t>ESG</w:t>
          </w:r>
        </w:p>
      </w:tc>
      <w:tc>
        <w:tcPr>
          <w:tcW w:w="1260" w:type="dxa"/>
        </w:tcPr>
        <w:p w:rsidR="00421B18" w:rsidRPr="007E1407" w:rsidRDefault="00140CC2" w:rsidP="0067647E">
          <w:pPr>
            <w:pStyle w:val="Header"/>
            <w:rPr>
              <w:rFonts w:ascii="Calibri" w:hAnsi="Calibri" w:cs="Arial"/>
              <w:color w:val="000000"/>
            </w:rPr>
          </w:pPr>
          <w:r w:rsidRPr="007E1407">
            <w:rPr>
              <w:rFonts w:ascii="Calibri" w:hAnsi="Calibri" w:cs="Arial"/>
              <w:color w:val="000000"/>
            </w:rPr>
            <w:t>Originator:</w:t>
          </w:r>
          <w:r>
            <w:rPr>
              <w:rFonts w:ascii="Calibri" w:hAnsi="Calibri" w:cs="Arial"/>
              <w:color w:val="000000"/>
            </w:rPr>
            <w:t xml:space="preserve"> </w:t>
          </w:r>
        </w:p>
      </w:tc>
      <w:tc>
        <w:tcPr>
          <w:tcW w:w="2250" w:type="dxa"/>
        </w:tcPr>
        <w:p w:rsidR="00421B18" w:rsidRPr="007E1407" w:rsidRDefault="00140CC2" w:rsidP="0067647E">
          <w:pPr>
            <w:pStyle w:val="Header"/>
            <w:tabs>
              <w:tab w:val="left" w:pos="1029"/>
            </w:tabs>
            <w:rPr>
              <w:rFonts w:ascii="Calibri" w:hAnsi="Calibri" w:cs="Arial"/>
              <w:color w:val="000000"/>
            </w:rPr>
          </w:pPr>
          <w:del w:id="109" w:author="Nexteer Employee" w:date="2016-04-05T18:04:00Z">
            <w:r w:rsidDel="009975A0">
              <w:rPr>
                <w:rFonts w:ascii="Calibri" w:hAnsi="Calibri" w:cs="Arial"/>
                <w:color w:val="000000"/>
              </w:rPr>
              <w:delText>Ed Cory</w:delText>
            </w:r>
          </w:del>
          <w:ins w:id="110" w:author="Nexteer Employee" w:date="2016-04-05T18:04:00Z">
            <w:r w:rsidR="009975A0">
              <w:rPr>
                <w:rFonts w:ascii="Calibri" w:hAnsi="Calibri" w:cs="Arial"/>
                <w:color w:val="000000"/>
              </w:rPr>
              <w:t>Gerald McCann</w:t>
            </w:r>
          </w:ins>
          <w:r w:rsidRPr="007E1407">
            <w:rPr>
              <w:rFonts w:ascii="Calibri" w:hAnsi="Calibri" w:cs="Arial"/>
              <w:snapToGrid w:val="0"/>
              <w:color w:val="000000"/>
            </w:rPr>
            <w:tab/>
          </w:r>
          <w:r>
            <w:rPr>
              <w:rFonts w:ascii="Calibri" w:hAnsi="Calibri" w:cs="Arial"/>
              <w:snapToGrid w:val="0"/>
              <w:color w:val="000000"/>
            </w:rPr>
            <w:tab/>
          </w:r>
          <w:r w:rsidRPr="007E1407">
            <w:rPr>
              <w:rFonts w:ascii="Calibri" w:hAnsi="Calibri" w:cs="Arial"/>
              <w:snapToGrid w:val="0"/>
              <w:color w:val="000000"/>
            </w:rPr>
            <w:t xml:space="preserve">Page </w:t>
          </w:r>
          <w:r w:rsidRPr="007E1407">
            <w:rPr>
              <w:rFonts w:ascii="Calibri" w:hAnsi="Calibri" w:cs="Arial"/>
              <w:snapToGrid w:val="0"/>
              <w:color w:val="000000"/>
            </w:rPr>
            <w:fldChar w:fldCharType="begin"/>
          </w:r>
          <w:r w:rsidRPr="007E1407">
            <w:rPr>
              <w:rFonts w:ascii="Calibri" w:hAnsi="Calibri" w:cs="Arial"/>
              <w:snapToGrid w:val="0"/>
              <w:color w:val="000000"/>
            </w:rPr>
            <w:instrText xml:space="preserve"> PAGE </w:instrText>
          </w:r>
          <w:r w:rsidRPr="007E1407">
            <w:rPr>
              <w:rFonts w:ascii="Calibri" w:hAnsi="Calibri" w:cs="Arial"/>
              <w:snapToGrid w:val="0"/>
              <w:color w:val="000000"/>
            </w:rPr>
            <w:fldChar w:fldCharType="separate"/>
          </w:r>
          <w:r w:rsidR="009975A0">
            <w:rPr>
              <w:rFonts w:ascii="Calibri" w:hAnsi="Calibri" w:cs="Arial"/>
              <w:noProof/>
              <w:snapToGrid w:val="0"/>
              <w:color w:val="000000"/>
            </w:rPr>
            <w:t>38</w:t>
          </w:r>
          <w:r w:rsidRPr="007E1407">
            <w:rPr>
              <w:rFonts w:ascii="Calibri" w:hAnsi="Calibri" w:cs="Arial"/>
              <w:snapToGrid w:val="0"/>
              <w:color w:val="000000"/>
            </w:rPr>
            <w:fldChar w:fldCharType="end"/>
          </w:r>
          <w:r w:rsidRPr="007E1407">
            <w:rPr>
              <w:rFonts w:ascii="Calibri" w:hAnsi="Calibri" w:cs="Arial"/>
              <w:snapToGrid w:val="0"/>
              <w:color w:val="000000"/>
            </w:rPr>
            <w:tab/>
          </w:r>
          <w:r w:rsidRPr="007E1407">
            <w:rPr>
              <w:rFonts w:ascii="Calibri" w:hAnsi="Calibri" w:cs="Arial"/>
              <w:snapToGrid w:val="0"/>
              <w:color w:val="000000"/>
            </w:rPr>
            <w:fldChar w:fldCharType="begin"/>
          </w:r>
          <w:r w:rsidRPr="007E1407">
            <w:rPr>
              <w:rFonts w:ascii="Calibri" w:hAnsi="Calibri" w:cs="Arial"/>
              <w:snapToGrid w:val="0"/>
              <w:color w:val="000000"/>
            </w:rPr>
            <w:instrText xml:space="preserve"> DATE </w:instrText>
          </w:r>
          <w:r w:rsidRPr="007E1407">
            <w:rPr>
              <w:rFonts w:ascii="Calibri" w:hAnsi="Calibri" w:cs="Arial"/>
              <w:snapToGrid w:val="0"/>
              <w:color w:val="000000"/>
            </w:rPr>
            <w:fldChar w:fldCharType="separate"/>
          </w:r>
          <w:r w:rsidR="009975A0">
            <w:rPr>
              <w:rFonts w:ascii="Calibri" w:hAnsi="Calibri" w:cs="Arial"/>
              <w:noProof/>
              <w:snapToGrid w:val="0"/>
              <w:color w:val="000000"/>
            </w:rPr>
            <w:t>4/5/2016</w:t>
          </w:r>
          <w:r w:rsidRPr="007E1407">
            <w:rPr>
              <w:rFonts w:ascii="Calibri" w:hAnsi="Calibri" w:cs="Arial"/>
              <w:snapToGrid w:val="0"/>
              <w:color w:val="000000"/>
            </w:rPr>
            <w:fldChar w:fldCharType="end"/>
          </w:r>
        </w:p>
      </w:tc>
      <w:tc>
        <w:tcPr>
          <w:tcW w:w="1530" w:type="dxa"/>
        </w:tcPr>
        <w:p w:rsidR="00421B18" w:rsidRPr="007E1407" w:rsidRDefault="00140CC2">
          <w:pPr>
            <w:pStyle w:val="Header"/>
            <w:rPr>
              <w:rFonts w:ascii="Calibri" w:hAnsi="Calibri" w:cs="Arial"/>
              <w:color w:val="000000"/>
            </w:rPr>
          </w:pPr>
          <w:r w:rsidRPr="007E1407">
            <w:rPr>
              <w:rFonts w:ascii="Calibri" w:hAnsi="Calibri" w:cs="Arial"/>
              <w:color w:val="000000"/>
            </w:rPr>
            <w:t>Page:</w:t>
          </w:r>
        </w:p>
      </w:tc>
      <w:tc>
        <w:tcPr>
          <w:tcW w:w="1350" w:type="dxa"/>
        </w:tcPr>
        <w:p w:rsidR="00421B18" w:rsidRPr="007E1407" w:rsidRDefault="00140CC2">
          <w:pPr>
            <w:pStyle w:val="Header"/>
            <w:rPr>
              <w:rFonts w:ascii="Calibri" w:hAnsi="Calibri" w:cs="Arial"/>
              <w:color w:val="000000"/>
            </w:rPr>
          </w:pPr>
          <w:r w:rsidRPr="007E1407">
            <w:rPr>
              <w:rStyle w:val="PageNumber"/>
              <w:rFonts w:ascii="Calibri" w:hAnsi="Calibri"/>
              <w:color w:val="000000"/>
            </w:rPr>
            <w:fldChar w:fldCharType="begin"/>
          </w:r>
          <w:r w:rsidRPr="007E1407">
            <w:rPr>
              <w:rStyle w:val="PageNumber"/>
              <w:rFonts w:ascii="Calibri" w:hAnsi="Calibri"/>
              <w:color w:val="000000"/>
            </w:rPr>
            <w:instrText xml:space="preserve"> PAGE </w:instrText>
          </w:r>
          <w:r w:rsidRPr="007E1407">
            <w:rPr>
              <w:rStyle w:val="PageNumber"/>
              <w:rFonts w:ascii="Calibri" w:hAnsi="Calibri"/>
              <w:color w:val="000000"/>
            </w:rPr>
            <w:fldChar w:fldCharType="separate"/>
          </w:r>
          <w:r w:rsidR="009975A0">
            <w:rPr>
              <w:rStyle w:val="PageNumber"/>
              <w:rFonts w:ascii="Calibri" w:hAnsi="Calibri"/>
              <w:noProof/>
              <w:color w:val="000000"/>
            </w:rPr>
            <w:t>38</w:t>
          </w:r>
          <w:r w:rsidRPr="007E1407">
            <w:rPr>
              <w:rStyle w:val="PageNumber"/>
              <w:rFonts w:ascii="Calibri" w:hAnsi="Calibri"/>
              <w:color w:val="000000"/>
            </w:rPr>
            <w:fldChar w:fldCharType="end"/>
          </w:r>
          <w:r w:rsidRPr="007E1407">
            <w:rPr>
              <w:rStyle w:val="PageNumber"/>
              <w:rFonts w:ascii="Calibri" w:hAnsi="Calibri"/>
              <w:color w:val="000000"/>
            </w:rPr>
            <w:t xml:space="preserve"> of </w:t>
          </w:r>
          <w:r w:rsidRPr="007E1407">
            <w:rPr>
              <w:rStyle w:val="PageNumber"/>
              <w:rFonts w:ascii="Calibri" w:hAnsi="Calibri"/>
              <w:color w:val="000000"/>
            </w:rPr>
            <w:fldChar w:fldCharType="begin"/>
          </w:r>
          <w:r w:rsidRPr="007E1407">
            <w:rPr>
              <w:rStyle w:val="PageNumber"/>
              <w:rFonts w:ascii="Calibri" w:hAnsi="Calibri"/>
              <w:color w:val="000000"/>
            </w:rPr>
            <w:instrText xml:space="preserve"> NUMPAGES </w:instrText>
          </w:r>
          <w:r w:rsidRPr="007E1407">
            <w:rPr>
              <w:rStyle w:val="PageNumber"/>
              <w:rFonts w:ascii="Calibri" w:hAnsi="Calibri"/>
              <w:color w:val="000000"/>
            </w:rPr>
            <w:fldChar w:fldCharType="separate"/>
          </w:r>
          <w:r w:rsidR="009975A0">
            <w:rPr>
              <w:rStyle w:val="PageNumber"/>
              <w:rFonts w:ascii="Calibri" w:hAnsi="Calibri"/>
              <w:noProof/>
              <w:color w:val="000000"/>
            </w:rPr>
            <w:t>51</w:t>
          </w:r>
          <w:r w:rsidRPr="007E1407">
            <w:rPr>
              <w:rStyle w:val="PageNumber"/>
              <w:rFonts w:ascii="Calibri" w:hAnsi="Calibri"/>
              <w:color w:val="000000"/>
            </w:rPr>
            <w:fldChar w:fldCharType="end"/>
          </w:r>
        </w:p>
      </w:tc>
    </w:tr>
  </w:tbl>
  <w:p w:rsidR="00421B18" w:rsidRPr="00967BCF" w:rsidRDefault="003C4B47">
    <w:pPr>
      <w:pStyle w:val="Header"/>
      <w:pBdr>
        <w:top w:val="single" w:sz="4" w:space="1" w:color="auto"/>
      </w:pBdr>
      <w:rPr>
        <w:rFonts w:ascii="Calibri" w:hAnsi="Calibr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30065"/>
    <w:multiLevelType w:val="hybridMultilevel"/>
    <w:tmpl w:val="4CACB5B8"/>
    <w:lvl w:ilvl="0" w:tplc="D910C01A">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FEA3D09"/>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
    <w:nsid w:val="109F5B20"/>
    <w:multiLevelType w:val="hybridMultilevel"/>
    <w:tmpl w:val="04F20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B51721"/>
    <w:multiLevelType w:val="hybridMultilevel"/>
    <w:tmpl w:val="B150E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5E7D3F"/>
    <w:multiLevelType w:val="hybridMultilevel"/>
    <w:tmpl w:val="3BEE83D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14D9708C"/>
    <w:multiLevelType w:val="hybridMultilevel"/>
    <w:tmpl w:val="043239C4"/>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nsid w:val="14F70D80"/>
    <w:multiLevelType w:val="hybridMultilevel"/>
    <w:tmpl w:val="E7AC54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486DC0"/>
    <w:multiLevelType w:val="hybridMultilevel"/>
    <w:tmpl w:val="F7AAF16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B0641B"/>
    <w:multiLevelType w:val="hybridMultilevel"/>
    <w:tmpl w:val="E15C2F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1E4912"/>
    <w:multiLevelType w:val="multilevel"/>
    <w:tmpl w:val="1772DCB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0F6F1F"/>
    <w:multiLevelType w:val="hybridMultilevel"/>
    <w:tmpl w:val="E7AC54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A6762D"/>
    <w:multiLevelType w:val="hybridMultilevel"/>
    <w:tmpl w:val="EE58616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0D023B"/>
    <w:multiLevelType w:val="multilevel"/>
    <w:tmpl w:val="62BA163A"/>
    <w:lvl w:ilvl="0">
      <w:start w:val="3"/>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nsid w:val="304172A7"/>
    <w:multiLevelType w:val="hybridMultilevel"/>
    <w:tmpl w:val="609EE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8F59E3"/>
    <w:multiLevelType w:val="hybridMultilevel"/>
    <w:tmpl w:val="428C43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46C5928"/>
    <w:multiLevelType w:val="hybridMultilevel"/>
    <w:tmpl w:val="107490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F838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3E5B6BF7"/>
    <w:multiLevelType w:val="multilevel"/>
    <w:tmpl w:val="4F5AB3D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4A9571B4"/>
    <w:multiLevelType w:val="hybridMultilevel"/>
    <w:tmpl w:val="E15C2F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045829"/>
    <w:multiLevelType w:val="multilevel"/>
    <w:tmpl w:val="6E6814A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5369242D"/>
    <w:multiLevelType w:val="hybridMultilevel"/>
    <w:tmpl w:val="397C9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0066EC"/>
    <w:multiLevelType w:val="hybridMultilevel"/>
    <w:tmpl w:val="64CA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34031C"/>
    <w:multiLevelType w:val="hybridMultilevel"/>
    <w:tmpl w:val="AB80E34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DA789F"/>
    <w:multiLevelType w:val="hybridMultilevel"/>
    <w:tmpl w:val="F348CB06"/>
    <w:lvl w:ilvl="0" w:tplc="6E948BA0">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0800C6"/>
    <w:multiLevelType w:val="multilevel"/>
    <w:tmpl w:val="839A53BA"/>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360" w:hanging="360"/>
      </w:pPr>
      <w:rPr>
        <w:rFonts w:hint="default"/>
        <w:color w:val="auto"/>
      </w:rPr>
    </w:lvl>
    <w:lvl w:ilvl="2">
      <w:start w:val="1"/>
      <w:numFmt w:val="decimal"/>
      <w:pStyle w:val="Heading3"/>
      <w:lvlText w:val="%1.%2.%3."/>
      <w:lvlJc w:val="left"/>
      <w:pPr>
        <w:tabs>
          <w:tab w:val="num" w:pos="1080"/>
        </w:tabs>
        <w:ind w:left="360" w:hanging="360"/>
      </w:pPr>
      <w:rPr>
        <w:rFonts w:hint="default"/>
      </w:rPr>
    </w:lvl>
    <w:lvl w:ilvl="3">
      <w:start w:val="1"/>
      <w:numFmt w:val="decimal"/>
      <w:pStyle w:val="Heading4"/>
      <w:lvlText w:val="%1.%2.%3.%4."/>
      <w:lvlJc w:val="left"/>
      <w:pPr>
        <w:tabs>
          <w:tab w:val="num" w:pos="1080"/>
        </w:tabs>
        <w:ind w:left="360" w:hanging="360"/>
      </w:pPr>
      <w:rPr>
        <w:rFonts w:hint="default"/>
      </w:rPr>
    </w:lvl>
    <w:lvl w:ilvl="4">
      <w:start w:val="1"/>
      <w:numFmt w:val="decimal"/>
      <w:pStyle w:val="Heading5"/>
      <w:lvlText w:val="%1.%2.%3.%4.%5."/>
      <w:lvlJc w:val="left"/>
      <w:pPr>
        <w:tabs>
          <w:tab w:val="num" w:pos="1440"/>
        </w:tabs>
        <w:ind w:left="360" w:hanging="360"/>
      </w:pPr>
      <w:rPr>
        <w:rFonts w:hint="default"/>
      </w:rPr>
    </w:lvl>
    <w:lvl w:ilvl="5">
      <w:start w:val="1"/>
      <w:numFmt w:val="decimal"/>
      <w:pStyle w:val="Heading6"/>
      <w:lvlText w:val="%1.%2.%3.%4.%5.%6."/>
      <w:lvlJc w:val="left"/>
      <w:pPr>
        <w:tabs>
          <w:tab w:val="num" w:pos="1800"/>
        </w:tabs>
        <w:ind w:left="216" w:hanging="216"/>
      </w:pPr>
      <w:rPr>
        <w:rFonts w:hint="default"/>
      </w:rPr>
    </w:lvl>
    <w:lvl w:ilvl="6">
      <w:start w:val="1"/>
      <w:numFmt w:val="decimal"/>
      <w:pStyle w:val="Heading7"/>
      <w:lvlText w:val="%1.%2.%3.%4.%5.%6.%7."/>
      <w:lvlJc w:val="left"/>
      <w:pPr>
        <w:tabs>
          <w:tab w:val="num" w:pos="2160"/>
        </w:tabs>
        <w:ind w:left="360" w:hanging="360"/>
      </w:pPr>
      <w:rPr>
        <w:rFonts w:hint="default"/>
      </w:rPr>
    </w:lvl>
    <w:lvl w:ilvl="7">
      <w:start w:val="1"/>
      <w:numFmt w:val="decimal"/>
      <w:pStyle w:val="Heading8"/>
      <w:lvlText w:val="%1.%2.%3.%4.%5.%6.%7.%8."/>
      <w:lvlJc w:val="left"/>
      <w:pPr>
        <w:tabs>
          <w:tab w:val="num" w:pos="2160"/>
        </w:tabs>
        <w:ind w:left="216" w:hanging="216"/>
      </w:pPr>
      <w:rPr>
        <w:rFonts w:hint="default"/>
      </w:rPr>
    </w:lvl>
    <w:lvl w:ilvl="8">
      <w:start w:val="1"/>
      <w:numFmt w:val="decimal"/>
      <w:pStyle w:val="Heading9"/>
      <w:lvlText w:val="%1.%2.%3.%4.%5.%6.%7.%8.%9."/>
      <w:lvlJc w:val="left"/>
      <w:pPr>
        <w:tabs>
          <w:tab w:val="num" w:pos="2520"/>
        </w:tabs>
        <w:ind w:left="360" w:hanging="360"/>
      </w:pPr>
      <w:rPr>
        <w:rFonts w:hint="default"/>
      </w:rPr>
    </w:lvl>
  </w:abstractNum>
  <w:abstractNum w:abstractNumId="25">
    <w:nsid w:val="6D603E31"/>
    <w:multiLevelType w:val="hybridMultilevel"/>
    <w:tmpl w:val="9EA25438"/>
    <w:lvl w:ilvl="0" w:tplc="599E96D2">
      <w:start w:val="1"/>
      <w:numFmt w:val="bullet"/>
      <w:lvlText w:val=""/>
      <w:lvlJc w:val="left"/>
      <w:pPr>
        <w:ind w:left="495" w:hanging="360"/>
      </w:pPr>
      <w:rPr>
        <w:rFonts w:ascii="Symbol" w:eastAsia="Times New Roman" w:hAnsi="Symbol" w:cs="Times New Roman"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26">
    <w:nsid w:val="75230C64"/>
    <w:multiLevelType w:val="hybridMultilevel"/>
    <w:tmpl w:val="0220E816"/>
    <w:lvl w:ilvl="0" w:tplc="04090007">
      <w:start w:val="1"/>
      <w:numFmt w:val="bullet"/>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5F748D2"/>
    <w:multiLevelType w:val="hybridMultilevel"/>
    <w:tmpl w:val="F21844D8"/>
    <w:lvl w:ilvl="0" w:tplc="8FF88DF8">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6183857"/>
    <w:multiLevelType w:val="hybridMultilevel"/>
    <w:tmpl w:val="268889D4"/>
    <w:lvl w:ilvl="0" w:tplc="E25A153C">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24"/>
  </w:num>
  <w:num w:numId="3">
    <w:abstractNumId w:val="24"/>
  </w:num>
  <w:num w:numId="4">
    <w:abstractNumId w:val="24"/>
  </w:num>
  <w:num w:numId="5">
    <w:abstractNumId w:val="24"/>
  </w:num>
  <w:num w:numId="6">
    <w:abstractNumId w:val="24"/>
  </w:num>
  <w:num w:numId="7">
    <w:abstractNumId w:val="24"/>
  </w:num>
  <w:num w:numId="8">
    <w:abstractNumId w:val="24"/>
  </w:num>
  <w:num w:numId="9">
    <w:abstractNumId w:val="24"/>
  </w:num>
  <w:num w:numId="10">
    <w:abstractNumId w:val="16"/>
  </w:num>
  <w:num w:numId="11">
    <w:abstractNumId w:val="1"/>
  </w:num>
  <w:num w:numId="12">
    <w:abstractNumId w:val="26"/>
  </w:num>
  <w:num w:numId="13">
    <w:abstractNumId w:val="14"/>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0"/>
  </w:num>
  <w:num w:numId="17">
    <w:abstractNumId w:val="28"/>
  </w:num>
  <w:num w:numId="18">
    <w:abstractNumId w:val="27"/>
  </w:num>
  <w:num w:numId="19">
    <w:abstractNumId w:val="7"/>
  </w:num>
  <w:num w:numId="20">
    <w:abstractNumId w:val="15"/>
  </w:num>
  <w:num w:numId="21">
    <w:abstractNumId w:val="3"/>
  </w:num>
  <w:num w:numId="22">
    <w:abstractNumId w:val="8"/>
  </w:num>
  <w:num w:numId="23">
    <w:abstractNumId w:val="22"/>
  </w:num>
  <w:num w:numId="24">
    <w:abstractNumId w:val="21"/>
  </w:num>
  <w:num w:numId="25">
    <w:abstractNumId w:val="2"/>
  </w:num>
  <w:num w:numId="26">
    <w:abstractNumId w:val="10"/>
  </w:num>
  <w:num w:numId="27">
    <w:abstractNumId w:val="18"/>
  </w:num>
  <w:num w:numId="28">
    <w:abstractNumId w:val="23"/>
  </w:num>
  <w:num w:numId="29">
    <w:abstractNumId w:val="6"/>
  </w:num>
  <w:num w:numId="30">
    <w:abstractNumId w:val="12"/>
  </w:num>
  <w:num w:numId="31">
    <w:abstractNumId w:val="20"/>
  </w:num>
  <w:num w:numId="32">
    <w:abstractNumId w:val="11"/>
  </w:num>
  <w:num w:numId="33">
    <w:abstractNumId w:val="5"/>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13"/>
  </w:num>
  <w:num w:numId="37">
    <w:abstractNumId w:val="1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CC2"/>
    <w:rsid w:val="00140CC2"/>
    <w:rsid w:val="003C4B47"/>
    <w:rsid w:val="009975A0"/>
    <w:rsid w:val="00BE0B13"/>
    <w:rsid w:val="00C36C47"/>
    <w:rsid w:val="00D63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Date" w:uiPriority="0"/>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CC2"/>
    <w:rPr>
      <w:rFonts w:ascii="Helvetica" w:hAnsi="Helvetica"/>
      <w:szCs w:val="24"/>
    </w:rPr>
  </w:style>
  <w:style w:type="paragraph" w:styleId="Heading1">
    <w:name w:val="heading 1"/>
    <w:basedOn w:val="Normal"/>
    <w:next w:val="Normal"/>
    <w:link w:val="Heading1Char"/>
    <w:qFormat/>
    <w:rsid w:val="00D63DD5"/>
    <w:pPr>
      <w:keepNext/>
      <w:numPr>
        <w:numId w:val="9"/>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D63DD5"/>
    <w:pPr>
      <w:keepNext/>
      <w:numPr>
        <w:ilvl w:val="1"/>
        <w:numId w:val="9"/>
      </w:numPr>
      <w:spacing w:before="240" w:after="60"/>
      <w:outlineLvl w:val="1"/>
    </w:pPr>
    <w:rPr>
      <w:rFonts w:ascii="Arial" w:hAnsi="Arial" w:cs="Arial"/>
      <w:b/>
      <w:bCs/>
      <w:sz w:val="28"/>
      <w:szCs w:val="28"/>
    </w:rPr>
  </w:style>
  <w:style w:type="paragraph" w:styleId="Heading3">
    <w:name w:val="heading 3"/>
    <w:basedOn w:val="Normal"/>
    <w:next w:val="Normal"/>
    <w:link w:val="Heading3Char"/>
    <w:qFormat/>
    <w:rsid w:val="00D63DD5"/>
    <w:pPr>
      <w:keepNext/>
      <w:numPr>
        <w:ilvl w:val="2"/>
        <w:numId w:val="9"/>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D63DD5"/>
    <w:pPr>
      <w:keepNext/>
      <w:numPr>
        <w:ilvl w:val="3"/>
        <w:numId w:val="9"/>
      </w:numPr>
      <w:spacing w:before="240" w:after="60"/>
      <w:outlineLvl w:val="3"/>
    </w:pPr>
    <w:rPr>
      <w:rFonts w:ascii="Arial" w:hAnsi="Arial" w:cs="Arial"/>
      <w:b/>
      <w:bCs/>
      <w:sz w:val="26"/>
      <w:szCs w:val="28"/>
    </w:rPr>
  </w:style>
  <w:style w:type="paragraph" w:styleId="Heading5">
    <w:name w:val="heading 5"/>
    <w:basedOn w:val="Normal"/>
    <w:next w:val="Normal"/>
    <w:link w:val="Heading5Char"/>
    <w:qFormat/>
    <w:rsid w:val="00D63DD5"/>
    <w:pPr>
      <w:numPr>
        <w:ilvl w:val="4"/>
        <w:numId w:val="9"/>
      </w:numPr>
      <w:spacing w:before="240" w:after="60"/>
      <w:outlineLvl w:val="4"/>
    </w:pPr>
    <w:rPr>
      <w:rFonts w:ascii="Arial" w:hAnsi="Arial" w:cs="Arial"/>
      <w:b/>
      <w:bCs/>
      <w:sz w:val="26"/>
      <w:szCs w:val="26"/>
    </w:rPr>
  </w:style>
  <w:style w:type="paragraph" w:styleId="Heading6">
    <w:name w:val="heading 6"/>
    <w:basedOn w:val="Normal"/>
    <w:next w:val="Normal"/>
    <w:link w:val="Heading6Char"/>
    <w:qFormat/>
    <w:rsid w:val="00D63DD5"/>
    <w:pPr>
      <w:numPr>
        <w:ilvl w:val="5"/>
        <w:numId w:val="9"/>
      </w:numPr>
      <w:spacing w:before="240" w:after="60"/>
      <w:outlineLvl w:val="5"/>
    </w:pPr>
    <w:rPr>
      <w:rFonts w:ascii="Arial" w:hAnsi="Arial" w:cs="Arial"/>
      <w:b/>
      <w:bCs/>
      <w:szCs w:val="22"/>
    </w:rPr>
  </w:style>
  <w:style w:type="paragraph" w:styleId="Heading7">
    <w:name w:val="heading 7"/>
    <w:basedOn w:val="Normal"/>
    <w:next w:val="Normal"/>
    <w:link w:val="Heading7Char"/>
    <w:qFormat/>
    <w:rsid w:val="00D63DD5"/>
    <w:pPr>
      <w:numPr>
        <w:ilvl w:val="6"/>
        <w:numId w:val="9"/>
      </w:numPr>
      <w:spacing w:before="240" w:after="60"/>
      <w:outlineLvl w:val="6"/>
    </w:pPr>
    <w:rPr>
      <w:rFonts w:ascii="Arial" w:hAnsi="Arial" w:cs="Arial"/>
      <w:b/>
      <w:bCs/>
    </w:rPr>
  </w:style>
  <w:style w:type="paragraph" w:styleId="Heading8">
    <w:name w:val="heading 8"/>
    <w:basedOn w:val="Normal"/>
    <w:next w:val="Normal"/>
    <w:link w:val="Heading8Char"/>
    <w:qFormat/>
    <w:rsid w:val="00D63DD5"/>
    <w:pPr>
      <w:numPr>
        <w:ilvl w:val="7"/>
        <w:numId w:val="9"/>
      </w:numPr>
      <w:spacing w:before="240" w:after="60"/>
      <w:outlineLvl w:val="7"/>
    </w:pPr>
    <w:rPr>
      <w:rFonts w:ascii="Arial" w:hAnsi="Arial" w:cs="Arial"/>
      <w:b/>
      <w:bCs/>
    </w:rPr>
  </w:style>
  <w:style w:type="paragraph" w:styleId="Heading9">
    <w:name w:val="heading 9"/>
    <w:basedOn w:val="Normal"/>
    <w:next w:val="Normal"/>
    <w:link w:val="Heading9Char"/>
    <w:qFormat/>
    <w:rsid w:val="00D63DD5"/>
    <w:pPr>
      <w:numPr>
        <w:ilvl w:val="8"/>
        <w:numId w:val="9"/>
      </w:numPr>
      <w:spacing w:before="240" w:after="60"/>
      <w:outlineLvl w:val="8"/>
    </w:pPr>
    <w:rPr>
      <w:rFonts w:ascii="Arial" w:hAnsi="Arial" w:cs="Arial"/>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quirementID">
    <w:name w:val="Requirement_ID"/>
    <w:basedOn w:val="Normal"/>
    <w:next w:val="Normal"/>
    <w:qFormat/>
    <w:rsid w:val="00D63DD5"/>
    <w:pPr>
      <w:spacing w:before="120" w:after="120"/>
    </w:pPr>
    <w:rPr>
      <w:rFonts w:ascii="Times New Roman" w:hAnsi="Times New Roman" w:cs="Arial"/>
      <w:b/>
      <w:i/>
      <w:color w:val="0000FF"/>
      <w:sz w:val="24"/>
      <w:szCs w:val="20"/>
      <w:lang w:val="fr-FR" w:eastAsia="fr-FR"/>
    </w:rPr>
  </w:style>
  <w:style w:type="paragraph" w:customStyle="1" w:styleId="RequirementText">
    <w:name w:val="Requirement_Text"/>
    <w:basedOn w:val="Normal"/>
    <w:qFormat/>
    <w:rsid w:val="00D63DD5"/>
    <w:pPr>
      <w:spacing w:after="120"/>
      <w:ind w:left="567"/>
      <w:jc w:val="both"/>
    </w:pPr>
    <w:rPr>
      <w:rFonts w:ascii="Times New Roman" w:hAnsi="Times New Roman" w:cs="Arial"/>
      <w:i/>
      <w:sz w:val="24"/>
      <w:szCs w:val="20"/>
      <w:lang w:val="fr-FR" w:eastAsia="fr-FR"/>
    </w:rPr>
  </w:style>
  <w:style w:type="character" w:customStyle="1" w:styleId="Heading1Char">
    <w:name w:val="Heading 1 Char"/>
    <w:basedOn w:val="DefaultParagraphFont"/>
    <w:link w:val="Heading1"/>
    <w:rsid w:val="00D63DD5"/>
    <w:rPr>
      <w:rFonts w:ascii="Arial" w:hAnsi="Arial" w:cs="Arial"/>
      <w:b/>
      <w:bCs/>
      <w:kern w:val="32"/>
      <w:sz w:val="32"/>
      <w:szCs w:val="32"/>
    </w:rPr>
  </w:style>
  <w:style w:type="character" w:customStyle="1" w:styleId="Heading2Char">
    <w:name w:val="Heading 2 Char"/>
    <w:basedOn w:val="DefaultParagraphFont"/>
    <w:link w:val="Heading2"/>
    <w:rsid w:val="00D63DD5"/>
    <w:rPr>
      <w:rFonts w:ascii="Arial" w:hAnsi="Arial" w:cs="Arial"/>
      <w:b/>
      <w:bCs/>
      <w:sz w:val="28"/>
      <w:szCs w:val="28"/>
    </w:rPr>
  </w:style>
  <w:style w:type="character" w:customStyle="1" w:styleId="Heading3Char">
    <w:name w:val="Heading 3 Char"/>
    <w:basedOn w:val="DefaultParagraphFont"/>
    <w:link w:val="Heading3"/>
    <w:rsid w:val="00D63DD5"/>
    <w:rPr>
      <w:rFonts w:ascii="Arial" w:hAnsi="Arial" w:cs="Arial"/>
      <w:b/>
      <w:bCs/>
      <w:sz w:val="26"/>
      <w:szCs w:val="26"/>
    </w:rPr>
  </w:style>
  <w:style w:type="character" w:customStyle="1" w:styleId="Heading4Char">
    <w:name w:val="Heading 4 Char"/>
    <w:basedOn w:val="DefaultParagraphFont"/>
    <w:link w:val="Heading4"/>
    <w:rsid w:val="00D63DD5"/>
    <w:rPr>
      <w:rFonts w:ascii="Arial" w:hAnsi="Arial" w:cs="Arial"/>
      <w:b/>
      <w:bCs/>
      <w:sz w:val="26"/>
      <w:szCs w:val="28"/>
    </w:rPr>
  </w:style>
  <w:style w:type="character" w:customStyle="1" w:styleId="Heading5Char">
    <w:name w:val="Heading 5 Char"/>
    <w:basedOn w:val="DefaultParagraphFont"/>
    <w:link w:val="Heading5"/>
    <w:rsid w:val="00D63DD5"/>
    <w:rPr>
      <w:rFonts w:ascii="Arial" w:hAnsi="Arial" w:cs="Arial"/>
      <w:b/>
      <w:bCs/>
      <w:sz w:val="26"/>
      <w:szCs w:val="26"/>
    </w:rPr>
  </w:style>
  <w:style w:type="character" w:customStyle="1" w:styleId="Heading6Char">
    <w:name w:val="Heading 6 Char"/>
    <w:basedOn w:val="DefaultParagraphFont"/>
    <w:link w:val="Heading6"/>
    <w:rsid w:val="00D63DD5"/>
    <w:rPr>
      <w:rFonts w:ascii="Arial" w:hAnsi="Arial" w:cs="Arial"/>
      <w:b/>
      <w:bCs/>
      <w:szCs w:val="22"/>
    </w:rPr>
  </w:style>
  <w:style w:type="character" w:customStyle="1" w:styleId="Heading7Char">
    <w:name w:val="Heading 7 Char"/>
    <w:basedOn w:val="DefaultParagraphFont"/>
    <w:link w:val="Heading7"/>
    <w:rsid w:val="00D63DD5"/>
    <w:rPr>
      <w:rFonts w:ascii="Arial" w:hAnsi="Arial" w:cs="Arial"/>
      <w:b/>
      <w:bCs/>
      <w:szCs w:val="24"/>
    </w:rPr>
  </w:style>
  <w:style w:type="character" w:customStyle="1" w:styleId="Heading8Char">
    <w:name w:val="Heading 8 Char"/>
    <w:basedOn w:val="DefaultParagraphFont"/>
    <w:link w:val="Heading8"/>
    <w:rsid w:val="00D63DD5"/>
    <w:rPr>
      <w:rFonts w:ascii="Arial" w:hAnsi="Arial" w:cs="Arial"/>
      <w:b/>
      <w:bCs/>
      <w:szCs w:val="24"/>
    </w:rPr>
  </w:style>
  <w:style w:type="character" w:customStyle="1" w:styleId="Heading9Char">
    <w:name w:val="Heading 9 Char"/>
    <w:basedOn w:val="DefaultParagraphFont"/>
    <w:link w:val="Heading9"/>
    <w:rsid w:val="00D63DD5"/>
    <w:rPr>
      <w:rFonts w:ascii="Arial" w:hAnsi="Arial" w:cs="Arial"/>
      <w:b/>
      <w:bCs/>
      <w:szCs w:val="22"/>
    </w:rPr>
  </w:style>
  <w:style w:type="paragraph" w:styleId="Caption">
    <w:name w:val="caption"/>
    <w:basedOn w:val="Normal"/>
    <w:next w:val="Normal"/>
    <w:qFormat/>
    <w:rsid w:val="00D63DD5"/>
    <w:pPr>
      <w:spacing w:before="120" w:after="120"/>
      <w:jc w:val="center"/>
    </w:pPr>
    <w:rPr>
      <w:rFonts w:ascii="Times New Roman" w:hAnsi="Times New Roman"/>
      <w:szCs w:val="20"/>
    </w:rPr>
  </w:style>
  <w:style w:type="paragraph" w:styleId="NoSpacing">
    <w:name w:val="No Spacing"/>
    <w:uiPriority w:val="1"/>
    <w:qFormat/>
    <w:rsid w:val="00D63DD5"/>
    <w:rPr>
      <w:rFonts w:ascii="Helvetica" w:hAnsi="Helvetica"/>
      <w:szCs w:val="24"/>
    </w:rPr>
  </w:style>
  <w:style w:type="paragraph" w:styleId="Header">
    <w:name w:val="header"/>
    <w:basedOn w:val="Normal"/>
    <w:link w:val="HeaderChar"/>
    <w:rsid w:val="00140CC2"/>
    <w:pPr>
      <w:tabs>
        <w:tab w:val="center" w:pos="4320"/>
        <w:tab w:val="right" w:pos="8640"/>
      </w:tabs>
    </w:pPr>
  </w:style>
  <w:style w:type="character" w:customStyle="1" w:styleId="HeaderChar">
    <w:name w:val="Header Char"/>
    <w:basedOn w:val="DefaultParagraphFont"/>
    <w:link w:val="Header"/>
    <w:rsid w:val="00140CC2"/>
    <w:rPr>
      <w:rFonts w:ascii="Helvetica" w:hAnsi="Helvetica"/>
      <w:szCs w:val="24"/>
    </w:rPr>
  </w:style>
  <w:style w:type="paragraph" w:styleId="Footer">
    <w:name w:val="footer"/>
    <w:basedOn w:val="Normal"/>
    <w:link w:val="FooterChar"/>
    <w:rsid w:val="00140CC2"/>
    <w:pPr>
      <w:tabs>
        <w:tab w:val="center" w:pos="4320"/>
        <w:tab w:val="right" w:pos="8640"/>
      </w:tabs>
    </w:pPr>
  </w:style>
  <w:style w:type="character" w:customStyle="1" w:styleId="FooterChar">
    <w:name w:val="Footer Char"/>
    <w:basedOn w:val="DefaultParagraphFont"/>
    <w:link w:val="Footer"/>
    <w:rsid w:val="00140CC2"/>
    <w:rPr>
      <w:rFonts w:ascii="Helvetica" w:hAnsi="Helvetica"/>
      <w:szCs w:val="24"/>
    </w:rPr>
  </w:style>
  <w:style w:type="character" w:styleId="PageNumber">
    <w:name w:val="page number"/>
    <w:basedOn w:val="DefaultParagraphFont"/>
    <w:rsid w:val="00140CC2"/>
  </w:style>
  <w:style w:type="paragraph" w:styleId="TOC1">
    <w:name w:val="toc 1"/>
    <w:basedOn w:val="Normal"/>
    <w:next w:val="Normal"/>
    <w:autoRedefine/>
    <w:uiPriority w:val="39"/>
    <w:rsid w:val="00140CC2"/>
    <w:pPr>
      <w:tabs>
        <w:tab w:val="left" w:pos="480"/>
        <w:tab w:val="right" w:leader="dot" w:pos="8630"/>
      </w:tabs>
    </w:pPr>
    <w:rPr>
      <w:rFonts w:cs="Helvetica"/>
      <w:i/>
      <w:iCs/>
      <w:noProof/>
      <w:szCs w:val="20"/>
    </w:rPr>
  </w:style>
  <w:style w:type="paragraph" w:styleId="TOC2">
    <w:name w:val="toc 2"/>
    <w:basedOn w:val="Normal"/>
    <w:next w:val="Normal"/>
    <w:autoRedefine/>
    <w:uiPriority w:val="39"/>
    <w:rsid w:val="00140CC2"/>
    <w:pPr>
      <w:tabs>
        <w:tab w:val="left" w:pos="960"/>
        <w:tab w:val="right" w:leader="dot" w:pos="8630"/>
      </w:tabs>
      <w:ind w:left="240"/>
    </w:pPr>
    <w:rPr>
      <w:rFonts w:ascii="Calibri" w:hAnsi="Calibri"/>
      <w:noProof/>
      <w:sz w:val="24"/>
    </w:rPr>
  </w:style>
  <w:style w:type="paragraph" w:styleId="TOC3">
    <w:name w:val="toc 3"/>
    <w:basedOn w:val="Normal"/>
    <w:next w:val="Normal"/>
    <w:autoRedefine/>
    <w:uiPriority w:val="39"/>
    <w:rsid w:val="00140CC2"/>
    <w:pPr>
      <w:tabs>
        <w:tab w:val="left" w:pos="1200"/>
        <w:tab w:val="right" w:leader="dot" w:pos="8630"/>
      </w:tabs>
      <w:ind w:left="480"/>
    </w:pPr>
    <w:rPr>
      <w:rFonts w:cs="Helvetica"/>
      <w:noProof/>
    </w:rPr>
  </w:style>
  <w:style w:type="paragraph" w:styleId="TOC4">
    <w:name w:val="toc 4"/>
    <w:basedOn w:val="Normal"/>
    <w:next w:val="Normal"/>
    <w:autoRedefine/>
    <w:semiHidden/>
    <w:rsid w:val="00140CC2"/>
    <w:pPr>
      <w:ind w:left="720"/>
    </w:pPr>
  </w:style>
  <w:style w:type="paragraph" w:styleId="TOC5">
    <w:name w:val="toc 5"/>
    <w:basedOn w:val="Normal"/>
    <w:next w:val="Normal"/>
    <w:autoRedefine/>
    <w:semiHidden/>
    <w:rsid w:val="00140CC2"/>
    <w:pPr>
      <w:ind w:left="960"/>
    </w:pPr>
  </w:style>
  <w:style w:type="paragraph" w:styleId="TOC6">
    <w:name w:val="toc 6"/>
    <w:basedOn w:val="Normal"/>
    <w:next w:val="Normal"/>
    <w:autoRedefine/>
    <w:semiHidden/>
    <w:rsid w:val="00140CC2"/>
    <w:pPr>
      <w:ind w:left="1200"/>
    </w:pPr>
  </w:style>
  <w:style w:type="paragraph" w:styleId="TOC7">
    <w:name w:val="toc 7"/>
    <w:basedOn w:val="Normal"/>
    <w:next w:val="Normal"/>
    <w:autoRedefine/>
    <w:semiHidden/>
    <w:rsid w:val="00140CC2"/>
    <w:pPr>
      <w:ind w:left="1440"/>
    </w:pPr>
  </w:style>
  <w:style w:type="paragraph" w:styleId="TOC8">
    <w:name w:val="toc 8"/>
    <w:basedOn w:val="Normal"/>
    <w:next w:val="Normal"/>
    <w:autoRedefine/>
    <w:semiHidden/>
    <w:rsid w:val="00140CC2"/>
    <w:pPr>
      <w:ind w:left="1680"/>
    </w:pPr>
  </w:style>
  <w:style w:type="paragraph" w:styleId="TOC9">
    <w:name w:val="toc 9"/>
    <w:basedOn w:val="Normal"/>
    <w:next w:val="Normal"/>
    <w:autoRedefine/>
    <w:semiHidden/>
    <w:rsid w:val="00140CC2"/>
    <w:pPr>
      <w:ind w:left="1920"/>
    </w:pPr>
  </w:style>
  <w:style w:type="character" w:styleId="Hyperlink">
    <w:name w:val="Hyperlink"/>
    <w:uiPriority w:val="99"/>
    <w:rsid w:val="00140CC2"/>
    <w:rPr>
      <w:color w:val="0000FF"/>
      <w:u w:val="single"/>
    </w:rPr>
  </w:style>
  <w:style w:type="paragraph" w:styleId="BodyText3">
    <w:name w:val="Body Text 3"/>
    <w:basedOn w:val="Normal"/>
    <w:link w:val="BodyText3Char"/>
    <w:rsid w:val="00140CC2"/>
    <w:pPr>
      <w:jc w:val="both"/>
    </w:pPr>
    <w:rPr>
      <w:rFonts w:ascii="Times New Roman" w:hAnsi="Times New Roman"/>
      <w:szCs w:val="20"/>
    </w:rPr>
  </w:style>
  <w:style w:type="character" w:customStyle="1" w:styleId="BodyText3Char">
    <w:name w:val="Body Text 3 Char"/>
    <w:basedOn w:val="DefaultParagraphFont"/>
    <w:link w:val="BodyText3"/>
    <w:rsid w:val="00140CC2"/>
  </w:style>
  <w:style w:type="paragraph" w:customStyle="1" w:styleId="TableHeading">
    <w:name w:val="Table Heading"/>
    <w:basedOn w:val="Normal"/>
    <w:rsid w:val="00140CC2"/>
    <w:pPr>
      <w:keepNext/>
      <w:spacing w:before="60" w:after="60"/>
      <w:jc w:val="center"/>
    </w:pPr>
    <w:rPr>
      <w:b/>
      <w:sz w:val="22"/>
      <w:szCs w:val="20"/>
    </w:rPr>
  </w:style>
  <w:style w:type="paragraph" w:customStyle="1" w:styleId="TableItems">
    <w:name w:val="Table Items"/>
    <w:basedOn w:val="Normal"/>
    <w:rsid w:val="00140CC2"/>
    <w:pPr>
      <w:keepNext/>
      <w:spacing w:before="60" w:after="60"/>
      <w:jc w:val="center"/>
    </w:pPr>
    <w:rPr>
      <w:rFonts w:ascii="Times New Roman" w:hAnsi="Times New Roman"/>
      <w:szCs w:val="20"/>
    </w:rPr>
  </w:style>
  <w:style w:type="paragraph" w:styleId="BodyText2">
    <w:name w:val="Body Text 2"/>
    <w:basedOn w:val="Normal"/>
    <w:link w:val="BodyText2Char"/>
    <w:rsid w:val="00140CC2"/>
    <w:rPr>
      <w:rFonts w:ascii="Times New Roman" w:hAnsi="Times New Roman"/>
      <w:szCs w:val="20"/>
    </w:rPr>
  </w:style>
  <w:style w:type="character" w:customStyle="1" w:styleId="BodyText2Char">
    <w:name w:val="Body Text 2 Char"/>
    <w:basedOn w:val="DefaultParagraphFont"/>
    <w:link w:val="BodyText2"/>
    <w:rsid w:val="00140CC2"/>
  </w:style>
  <w:style w:type="paragraph" w:styleId="DocumentMap">
    <w:name w:val="Document Map"/>
    <w:basedOn w:val="Normal"/>
    <w:link w:val="DocumentMapChar"/>
    <w:semiHidden/>
    <w:rsid w:val="00140CC2"/>
    <w:pPr>
      <w:shd w:val="clear" w:color="auto" w:fill="000080"/>
    </w:pPr>
    <w:rPr>
      <w:rFonts w:ascii="Tahoma" w:hAnsi="Tahoma"/>
      <w:szCs w:val="20"/>
    </w:rPr>
  </w:style>
  <w:style w:type="character" w:customStyle="1" w:styleId="DocumentMapChar">
    <w:name w:val="Document Map Char"/>
    <w:basedOn w:val="DefaultParagraphFont"/>
    <w:link w:val="DocumentMap"/>
    <w:semiHidden/>
    <w:rsid w:val="00140CC2"/>
    <w:rPr>
      <w:rFonts w:ascii="Tahoma" w:hAnsi="Tahoma"/>
      <w:shd w:val="clear" w:color="auto" w:fill="000080"/>
    </w:rPr>
  </w:style>
  <w:style w:type="paragraph" w:customStyle="1" w:styleId="Body6">
    <w:name w:val="Body 6"/>
    <w:basedOn w:val="NormalIndent"/>
    <w:rsid w:val="00140CC2"/>
    <w:pPr>
      <w:spacing w:after="120"/>
      <w:ind w:left="432"/>
      <w:jc w:val="both"/>
    </w:pPr>
  </w:style>
  <w:style w:type="paragraph" w:styleId="NormalIndent">
    <w:name w:val="Normal Indent"/>
    <w:basedOn w:val="Normal"/>
    <w:rsid w:val="00140CC2"/>
    <w:pPr>
      <w:ind w:left="720"/>
    </w:pPr>
    <w:rPr>
      <w:rFonts w:ascii="Times New Roman" w:hAnsi="Times New Roman"/>
      <w:szCs w:val="20"/>
    </w:rPr>
  </w:style>
  <w:style w:type="paragraph" w:customStyle="1" w:styleId="Body7">
    <w:name w:val="Body 7"/>
    <w:basedOn w:val="Normal"/>
    <w:rsid w:val="00140CC2"/>
    <w:pPr>
      <w:spacing w:after="120"/>
      <w:ind w:left="864"/>
      <w:jc w:val="both"/>
    </w:pPr>
    <w:rPr>
      <w:rFonts w:ascii="Times New Roman" w:hAnsi="Times New Roman"/>
      <w:szCs w:val="20"/>
    </w:rPr>
  </w:style>
  <w:style w:type="paragraph" w:customStyle="1" w:styleId="IndentedParagraph">
    <w:name w:val="Indented Paragraph"/>
    <w:basedOn w:val="Normal"/>
    <w:rsid w:val="00140CC2"/>
    <w:pPr>
      <w:ind w:left="360" w:right="806"/>
    </w:pPr>
    <w:rPr>
      <w:color w:val="000000"/>
      <w:szCs w:val="20"/>
    </w:rPr>
  </w:style>
  <w:style w:type="paragraph" w:styleId="BodyText">
    <w:name w:val="Body Text"/>
    <w:basedOn w:val="Normal"/>
    <w:link w:val="BodyTextChar"/>
    <w:rsid w:val="00140CC2"/>
    <w:pPr>
      <w:spacing w:after="160"/>
    </w:pPr>
    <w:rPr>
      <w:szCs w:val="20"/>
    </w:rPr>
  </w:style>
  <w:style w:type="character" w:customStyle="1" w:styleId="BodyTextChar">
    <w:name w:val="Body Text Char"/>
    <w:basedOn w:val="DefaultParagraphFont"/>
    <w:link w:val="BodyText"/>
    <w:rsid w:val="00140CC2"/>
    <w:rPr>
      <w:rFonts w:ascii="Helvetica" w:hAnsi="Helvetica"/>
    </w:rPr>
  </w:style>
  <w:style w:type="paragraph" w:customStyle="1" w:styleId="Normal1">
    <w:name w:val="Normal1"/>
    <w:basedOn w:val="Normal"/>
    <w:rsid w:val="00140CC2"/>
    <w:pPr>
      <w:spacing w:after="120"/>
    </w:pPr>
    <w:rPr>
      <w:szCs w:val="20"/>
    </w:rPr>
  </w:style>
  <w:style w:type="paragraph" w:styleId="PlainText">
    <w:name w:val="Plain Text"/>
    <w:basedOn w:val="Normal"/>
    <w:link w:val="PlainTextChar"/>
    <w:rsid w:val="00140CC2"/>
    <w:rPr>
      <w:rFonts w:ascii="Courier New" w:hAnsi="Courier New"/>
      <w:szCs w:val="20"/>
    </w:rPr>
  </w:style>
  <w:style w:type="character" w:customStyle="1" w:styleId="PlainTextChar">
    <w:name w:val="Plain Text Char"/>
    <w:basedOn w:val="DefaultParagraphFont"/>
    <w:link w:val="PlainText"/>
    <w:rsid w:val="00140CC2"/>
    <w:rPr>
      <w:rFonts w:ascii="Courier New" w:hAnsi="Courier New"/>
    </w:rPr>
  </w:style>
  <w:style w:type="paragraph" w:styleId="BodyTextIndent">
    <w:name w:val="Body Text Indent"/>
    <w:basedOn w:val="Normal"/>
    <w:link w:val="BodyTextIndentChar"/>
    <w:rsid w:val="00140CC2"/>
    <w:pPr>
      <w:ind w:left="720" w:firstLine="720"/>
    </w:pPr>
    <w:rPr>
      <w:rFonts w:ascii="Times New Roman" w:hAnsi="Times New Roman"/>
      <w:szCs w:val="20"/>
    </w:rPr>
  </w:style>
  <w:style w:type="character" w:customStyle="1" w:styleId="BodyTextIndentChar">
    <w:name w:val="Body Text Indent Char"/>
    <w:basedOn w:val="DefaultParagraphFont"/>
    <w:link w:val="BodyTextIndent"/>
    <w:rsid w:val="00140CC2"/>
  </w:style>
  <w:style w:type="paragraph" w:customStyle="1" w:styleId="DocumentLabel">
    <w:name w:val="Document Label"/>
    <w:basedOn w:val="Normal"/>
    <w:next w:val="BodyText"/>
    <w:rsid w:val="00140CC2"/>
    <w:pPr>
      <w:keepNext/>
      <w:keepLines/>
      <w:pBdr>
        <w:top w:val="single" w:sz="24" w:space="15" w:color="auto"/>
        <w:bottom w:val="single" w:sz="6" w:space="15" w:color="auto"/>
      </w:pBdr>
      <w:spacing w:before="120" w:after="240"/>
    </w:pPr>
    <w:rPr>
      <w:b/>
      <w:caps/>
      <w:spacing w:val="180"/>
      <w:kern w:val="28"/>
      <w:sz w:val="32"/>
      <w:szCs w:val="20"/>
    </w:rPr>
  </w:style>
  <w:style w:type="paragraph" w:styleId="Date">
    <w:name w:val="Date"/>
    <w:basedOn w:val="Normal"/>
    <w:next w:val="Normal"/>
    <w:link w:val="DateChar"/>
    <w:rsid w:val="00140CC2"/>
    <w:rPr>
      <w:rFonts w:ascii="Times New Roman" w:hAnsi="Times New Roman"/>
      <w:szCs w:val="20"/>
    </w:rPr>
  </w:style>
  <w:style w:type="character" w:customStyle="1" w:styleId="DateChar">
    <w:name w:val="Date Char"/>
    <w:basedOn w:val="DefaultParagraphFont"/>
    <w:link w:val="Date"/>
    <w:rsid w:val="00140CC2"/>
  </w:style>
  <w:style w:type="paragraph" w:customStyle="1" w:styleId="Delphitext">
    <w:name w:val="Delphitext"/>
    <w:basedOn w:val="Normal"/>
    <w:rsid w:val="00140CC2"/>
    <w:pPr>
      <w:spacing w:line="360" w:lineRule="auto"/>
      <w:ind w:firstLine="1440"/>
    </w:pPr>
    <w:rPr>
      <w:rFonts w:ascii="Times New Roman" w:hAnsi="Times New Roman"/>
      <w:szCs w:val="20"/>
    </w:rPr>
  </w:style>
  <w:style w:type="paragraph" w:customStyle="1" w:styleId="Body5">
    <w:name w:val="Body 5"/>
    <w:basedOn w:val="NormalIndent"/>
    <w:rsid w:val="00140CC2"/>
    <w:pPr>
      <w:spacing w:after="120"/>
      <w:ind w:left="432"/>
      <w:jc w:val="both"/>
    </w:pPr>
  </w:style>
  <w:style w:type="paragraph" w:styleId="BodyTextIndent2">
    <w:name w:val="Body Text Indent 2"/>
    <w:basedOn w:val="Normal"/>
    <w:link w:val="BodyTextIndent2Char"/>
    <w:rsid w:val="00140CC2"/>
    <w:pPr>
      <w:ind w:left="1440"/>
    </w:pPr>
    <w:rPr>
      <w:rFonts w:ascii="Times New Roman" w:hAnsi="Times New Roman"/>
      <w:szCs w:val="20"/>
    </w:rPr>
  </w:style>
  <w:style w:type="character" w:customStyle="1" w:styleId="BodyTextIndent2Char">
    <w:name w:val="Body Text Indent 2 Char"/>
    <w:basedOn w:val="DefaultParagraphFont"/>
    <w:link w:val="BodyTextIndent2"/>
    <w:rsid w:val="00140CC2"/>
  </w:style>
  <w:style w:type="paragraph" w:styleId="BodyTextIndent3">
    <w:name w:val="Body Text Indent 3"/>
    <w:basedOn w:val="Normal"/>
    <w:link w:val="BodyTextIndent3Char"/>
    <w:rsid w:val="00140CC2"/>
    <w:pPr>
      <w:ind w:left="720"/>
    </w:pPr>
    <w:rPr>
      <w:i/>
      <w:iCs/>
    </w:rPr>
  </w:style>
  <w:style w:type="character" w:customStyle="1" w:styleId="BodyTextIndent3Char">
    <w:name w:val="Body Text Indent 3 Char"/>
    <w:basedOn w:val="DefaultParagraphFont"/>
    <w:link w:val="BodyTextIndent3"/>
    <w:rsid w:val="00140CC2"/>
    <w:rPr>
      <w:rFonts w:ascii="Helvetica" w:hAnsi="Helvetica"/>
      <w:i/>
      <w:iCs/>
      <w:szCs w:val="24"/>
    </w:rPr>
  </w:style>
  <w:style w:type="table" w:styleId="TableGrid">
    <w:name w:val="Table Grid"/>
    <w:basedOn w:val="TableNormal"/>
    <w:rsid w:val="00140CC2"/>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40CC2"/>
    <w:rPr>
      <w:rFonts w:ascii="Tahoma" w:hAnsi="Tahoma" w:cs="Tahoma"/>
      <w:sz w:val="16"/>
      <w:szCs w:val="16"/>
    </w:rPr>
  </w:style>
  <w:style w:type="character" w:customStyle="1" w:styleId="BalloonTextChar">
    <w:name w:val="Balloon Text Char"/>
    <w:basedOn w:val="DefaultParagraphFont"/>
    <w:link w:val="BalloonText"/>
    <w:rsid w:val="00140CC2"/>
    <w:rPr>
      <w:rFonts w:ascii="Tahoma" w:hAnsi="Tahoma" w:cs="Tahoma"/>
      <w:sz w:val="16"/>
      <w:szCs w:val="16"/>
    </w:rPr>
  </w:style>
  <w:style w:type="character" w:customStyle="1" w:styleId="apple-converted-space">
    <w:name w:val="apple-converted-space"/>
    <w:rsid w:val="00140CC2"/>
  </w:style>
  <w:style w:type="paragraph" w:customStyle="1" w:styleId="Default">
    <w:name w:val="Default"/>
    <w:rsid w:val="00140CC2"/>
    <w:pPr>
      <w:autoSpaceDE w:val="0"/>
      <w:autoSpaceDN w:val="0"/>
      <w:adjustRightInd w:val="0"/>
    </w:pPr>
    <w:rPr>
      <w:rFonts w:ascii="Arial" w:hAnsi="Arial" w:cs="Arial"/>
      <w:color w:val="000000"/>
      <w:sz w:val="24"/>
      <w:szCs w:val="24"/>
    </w:rPr>
  </w:style>
  <w:style w:type="character" w:styleId="CommentReference">
    <w:name w:val="annotation reference"/>
    <w:rsid w:val="00140CC2"/>
    <w:rPr>
      <w:sz w:val="16"/>
      <w:szCs w:val="16"/>
    </w:rPr>
  </w:style>
  <w:style w:type="paragraph" w:styleId="CommentText">
    <w:name w:val="annotation text"/>
    <w:basedOn w:val="Normal"/>
    <w:link w:val="CommentTextChar"/>
    <w:rsid w:val="00140CC2"/>
    <w:rPr>
      <w:szCs w:val="20"/>
    </w:rPr>
  </w:style>
  <w:style w:type="character" w:customStyle="1" w:styleId="CommentTextChar">
    <w:name w:val="Comment Text Char"/>
    <w:basedOn w:val="DefaultParagraphFont"/>
    <w:link w:val="CommentText"/>
    <w:rsid w:val="00140CC2"/>
    <w:rPr>
      <w:rFonts w:ascii="Helvetica" w:hAnsi="Helvetica"/>
    </w:rPr>
  </w:style>
  <w:style w:type="paragraph" w:styleId="CommentSubject">
    <w:name w:val="annotation subject"/>
    <w:basedOn w:val="CommentText"/>
    <w:next w:val="CommentText"/>
    <w:link w:val="CommentSubjectChar"/>
    <w:rsid w:val="00140CC2"/>
    <w:rPr>
      <w:b/>
      <w:bCs/>
    </w:rPr>
  </w:style>
  <w:style w:type="character" w:customStyle="1" w:styleId="CommentSubjectChar">
    <w:name w:val="Comment Subject Char"/>
    <w:basedOn w:val="CommentTextChar"/>
    <w:link w:val="CommentSubject"/>
    <w:rsid w:val="00140CC2"/>
    <w:rPr>
      <w:rFonts w:ascii="Helvetica" w:hAnsi="Helvetica"/>
      <w:b/>
      <w:bCs/>
    </w:rPr>
  </w:style>
  <w:style w:type="character" w:styleId="FollowedHyperlink">
    <w:name w:val="FollowedHyperlink"/>
    <w:rsid w:val="00140CC2"/>
    <w:rPr>
      <w:color w:val="954F72"/>
      <w:u w:val="single"/>
    </w:rPr>
  </w:style>
  <w:style w:type="character" w:styleId="Emphasis">
    <w:name w:val="Emphasis"/>
    <w:qFormat/>
    <w:rsid w:val="00140CC2"/>
    <w:rPr>
      <w:i/>
      <w:iCs/>
    </w:rPr>
  </w:style>
  <w:style w:type="character" w:customStyle="1" w:styleId="tl8wme">
    <w:name w:val="tl8wme"/>
    <w:rsid w:val="00140CC2"/>
  </w:style>
  <w:style w:type="character" w:customStyle="1" w:styleId="lwfe2d">
    <w:name w:val="lwfe2d"/>
    <w:rsid w:val="00140CC2"/>
  </w:style>
  <w:style w:type="paragraph" w:styleId="HTMLPreformatted">
    <w:name w:val="HTML Preformatted"/>
    <w:basedOn w:val="Normal"/>
    <w:link w:val="HTMLPreformattedChar"/>
    <w:uiPriority w:val="99"/>
    <w:unhideWhenUsed/>
    <w:rsid w:val="00140C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140CC2"/>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Date" w:uiPriority="0"/>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CC2"/>
    <w:rPr>
      <w:rFonts w:ascii="Helvetica" w:hAnsi="Helvetica"/>
      <w:szCs w:val="24"/>
    </w:rPr>
  </w:style>
  <w:style w:type="paragraph" w:styleId="Heading1">
    <w:name w:val="heading 1"/>
    <w:basedOn w:val="Normal"/>
    <w:next w:val="Normal"/>
    <w:link w:val="Heading1Char"/>
    <w:qFormat/>
    <w:rsid w:val="00D63DD5"/>
    <w:pPr>
      <w:keepNext/>
      <w:numPr>
        <w:numId w:val="9"/>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D63DD5"/>
    <w:pPr>
      <w:keepNext/>
      <w:numPr>
        <w:ilvl w:val="1"/>
        <w:numId w:val="9"/>
      </w:numPr>
      <w:spacing w:before="240" w:after="60"/>
      <w:outlineLvl w:val="1"/>
    </w:pPr>
    <w:rPr>
      <w:rFonts w:ascii="Arial" w:hAnsi="Arial" w:cs="Arial"/>
      <w:b/>
      <w:bCs/>
      <w:sz w:val="28"/>
      <w:szCs w:val="28"/>
    </w:rPr>
  </w:style>
  <w:style w:type="paragraph" w:styleId="Heading3">
    <w:name w:val="heading 3"/>
    <w:basedOn w:val="Normal"/>
    <w:next w:val="Normal"/>
    <w:link w:val="Heading3Char"/>
    <w:qFormat/>
    <w:rsid w:val="00D63DD5"/>
    <w:pPr>
      <w:keepNext/>
      <w:numPr>
        <w:ilvl w:val="2"/>
        <w:numId w:val="9"/>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D63DD5"/>
    <w:pPr>
      <w:keepNext/>
      <w:numPr>
        <w:ilvl w:val="3"/>
        <w:numId w:val="9"/>
      </w:numPr>
      <w:spacing w:before="240" w:after="60"/>
      <w:outlineLvl w:val="3"/>
    </w:pPr>
    <w:rPr>
      <w:rFonts w:ascii="Arial" w:hAnsi="Arial" w:cs="Arial"/>
      <w:b/>
      <w:bCs/>
      <w:sz w:val="26"/>
      <w:szCs w:val="28"/>
    </w:rPr>
  </w:style>
  <w:style w:type="paragraph" w:styleId="Heading5">
    <w:name w:val="heading 5"/>
    <w:basedOn w:val="Normal"/>
    <w:next w:val="Normal"/>
    <w:link w:val="Heading5Char"/>
    <w:qFormat/>
    <w:rsid w:val="00D63DD5"/>
    <w:pPr>
      <w:numPr>
        <w:ilvl w:val="4"/>
        <w:numId w:val="9"/>
      </w:numPr>
      <w:spacing w:before="240" w:after="60"/>
      <w:outlineLvl w:val="4"/>
    </w:pPr>
    <w:rPr>
      <w:rFonts w:ascii="Arial" w:hAnsi="Arial" w:cs="Arial"/>
      <w:b/>
      <w:bCs/>
      <w:sz w:val="26"/>
      <w:szCs w:val="26"/>
    </w:rPr>
  </w:style>
  <w:style w:type="paragraph" w:styleId="Heading6">
    <w:name w:val="heading 6"/>
    <w:basedOn w:val="Normal"/>
    <w:next w:val="Normal"/>
    <w:link w:val="Heading6Char"/>
    <w:qFormat/>
    <w:rsid w:val="00D63DD5"/>
    <w:pPr>
      <w:numPr>
        <w:ilvl w:val="5"/>
        <w:numId w:val="9"/>
      </w:numPr>
      <w:spacing w:before="240" w:after="60"/>
      <w:outlineLvl w:val="5"/>
    </w:pPr>
    <w:rPr>
      <w:rFonts w:ascii="Arial" w:hAnsi="Arial" w:cs="Arial"/>
      <w:b/>
      <w:bCs/>
      <w:szCs w:val="22"/>
    </w:rPr>
  </w:style>
  <w:style w:type="paragraph" w:styleId="Heading7">
    <w:name w:val="heading 7"/>
    <w:basedOn w:val="Normal"/>
    <w:next w:val="Normal"/>
    <w:link w:val="Heading7Char"/>
    <w:qFormat/>
    <w:rsid w:val="00D63DD5"/>
    <w:pPr>
      <w:numPr>
        <w:ilvl w:val="6"/>
        <w:numId w:val="9"/>
      </w:numPr>
      <w:spacing w:before="240" w:after="60"/>
      <w:outlineLvl w:val="6"/>
    </w:pPr>
    <w:rPr>
      <w:rFonts w:ascii="Arial" w:hAnsi="Arial" w:cs="Arial"/>
      <w:b/>
      <w:bCs/>
    </w:rPr>
  </w:style>
  <w:style w:type="paragraph" w:styleId="Heading8">
    <w:name w:val="heading 8"/>
    <w:basedOn w:val="Normal"/>
    <w:next w:val="Normal"/>
    <w:link w:val="Heading8Char"/>
    <w:qFormat/>
    <w:rsid w:val="00D63DD5"/>
    <w:pPr>
      <w:numPr>
        <w:ilvl w:val="7"/>
        <w:numId w:val="9"/>
      </w:numPr>
      <w:spacing w:before="240" w:after="60"/>
      <w:outlineLvl w:val="7"/>
    </w:pPr>
    <w:rPr>
      <w:rFonts w:ascii="Arial" w:hAnsi="Arial" w:cs="Arial"/>
      <w:b/>
      <w:bCs/>
    </w:rPr>
  </w:style>
  <w:style w:type="paragraph" w:styleId="Heading9">
    <w:name w:val="heading 9"/>
    <w:basedOn w:val="Normal"/>
    <w:next w:val="Normal"/>
    <w:link w:val="Heading9Char"/>
    <w:qFormat/>
    <w:rsid w:val="00D63DD5"/>
    <w:pPr>
      <w:numPr>
        <w:ilvl w:val="8"/>
        <w:numId w:val="9"/>
      </w:numPr>
      <w:spacing w:before="240" w:after="60"/>
      <w:outlineLvl w:val="8"/>
    </w:pPr>
    <w:rPr>
      <w:rFonts w:ascii="Arial" w:hAnsi="Arial" w:cs="Arial"/>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quirementID">
    <w:name w:val="Requirement_ID"/>
    <w:basedOn w:val="Normal"/>
    <w:next w:val="Normal"/>
    <w:qFormat/>
    <w:rsid w:val="00D63DD5"/>
    <w:pPr>
      <w:spacing w:before="120" w:after="120"/>
    </w:pPr>
    <w:rPr>
      <w:rFonts w:ascii="Times New Roman" w:hAnsi="Times New Roman" w:cs="Arial"/>
      <w:b/>
      <w:i/>
      <w:color w:val="0000FF"/>
      <w:sz w:val="24"/>
      <w:szCs w:val="20"/>
      <w:lang w:val="fr-FR" w:eastAsia="fr-FR"/>
    </w:rPr>
  </w:style>
  <w:style w:type="paragraph" w:customStyle="1" w:styleId="RequirementText">
    <w:name w:val="Requirement_Text"/>
    <w:basedOn w:val="Normal"/>
    <w:qFormat/>
    <w:rsid w:val="00D63DD5"/>
    <w:pPr>
      <w:spacing w:after="120"/>
      <w:ind w:left="567"/>
      <w:jc w:val="both"/>
    </w:pPr>
    <w:rPr>
      <w:rFonts w:ascii="Times New Roman" w:hAnsi="Times New Roman" w:cs="Arial"/>
      <w:i/>
      <w:sz w:val="24"/>
      <w:szCs w:val="20"/>
      <w:lang w:val="fr-FR" w:eastAsia="fr-FR"/>
    </w:rPr>
  </w:style>
  <w:style w:type="character" w:customStyle="1" w:styleId="Heading1Char">
    <w:name w:val="Heading 1 Char"/>
    <w:basedOn w:val="DefaultParagraphFont"/>
    <w:link w:val="Heading1"/>
    <w:rsid w:val="00D63DD5"/>
    <w:rPr>
      <w:rFonts w:ascii="Arial" w:hAnsi="Arial" w:cs="Arial"/>
      <w:b/>
      <w:bCs/>
      <w:kern w:val="32"/>
      <w:sz w:val="32"/>
      <w:szCs w:val="32"/>
    </w:rPr>
  </w:style>
  <w:style w:type="character" w:customStyle="1" w:styleId="Heading2Char">
    <w:name w:val="Heading 2 Char"/>
    <w:basedOn w:val="DefaultParagraphFont"/>
    <w:link w:val="Heading2"/>
    <w:rsid w:val="00D63DD5"/>
    <w:rPr>
      <w:rFonts w:ascii="Arial" w:hAnsi="Arial" w:cs="Arial"/>
      <w:b/>
      <w:bCs/>
      <w:sz w:val="28"/>
      <w:szCs w:val="28"/>
    </w:rPr>
  </w:style>
  <w:style w:type="character" w:customStyle="1" w:styleId="Heading3Char">
    <w:name w:val="Heading 3 Char"/>
    <w:basedOn w:val="DefaultParagraphFont"/>
    <w:link w:val="Heading3"/>
    <w:rsid w:val="00D63DD5"/>
    <w:rPr>
      <w:rFonts w:ascii="Arial" w:hAnsi="Arial" w:cs="Arial"/>
      <w:b/>
      <w:bCs/>
      <w:sz w:val="26"/>
      <w:szCs w:val="26"/>
    </w:rPr>
  </w:style>
  <w:style w:type="character" w:customStyle="1" w:styleId="Heading4Char">
    <w:name w:val="Heading 4 Char"/>
    <w:basedOn w:val="DefaultParagraphFont"/>
    <w:link w:val="Heading4"/>
    <w:rsid w:val="00D63DD5"/>
    <w:rPr>
      <w:rFonts w:ascii="Arial" w:hAnsi="Arial" w:cs="Arial"/>
      <w:b/>
      <w:bCs/>
      <w:sz w:val="26"/>
      <w:szCs w:val="28"/>
    </w:rPr>
  </w:style>
  <w:style w:type="character" w:customStyle="1" w:styleId="Heading5Char">
    <w:name w:val="Heading 5 Char"/>
    <w:basedOn w:val="DefaultParagraphFont"/>
    <w:link w:val="Heading5"/>
    <w:rsid w:val="00D63DD5"/>
    <w:rPr>
      <w:rFonts w:ascii="Arial" w:hAnsi="Arial" w:cs="Arial"/>
      <w:b/>
      <w:bCs/>
      <w:sz w:val="26"/>
      <w:szCs w:val="26"/>
    </w:rPr>
  </w:style>
  <w:style w:type="character" w:customStyle="1" w:styleId="Heading6Char">
    <w:name w:val="Heading 6 Char"/>
    <w:basedOn w:val="DefaultParagraphFont"/>
    <w:link w:val="Heading6"/>
    <w:rsid w:val="00D63DD5"/>
    <w:rPr>
      <w:rFonts w:ascii="Arial" w:hAnsi="Arial" w:cs="Arial"/>
      <w:b/>
      <w:bCs/>
      <w:szCs w:val="22"/>
    </w:rPr>
  </w:style>
  <w:style w:type="character" w:customStyle="1" w:styleId="Heading7Char">
    <w:name w:val="Heading 7 Char"/>
    <w:basedOn w:val="DefaultParagraphFont"/>
    <w:link w:val="Heading7"/>
    <w:rsid w:val="00D63DD5"/>
    <w:rPr>
      <w:rFonts w:ascii="Arial" w:hAnsi="Arial" w:cs="Arial"/>
      <w:b/>
      <w:bCs/>
      <w:szCs w:val="24"/>
    </w:rPr>
  </w:style>
  <w:style w:type="character" w:customStyle="1" w:styleId="Heading8Char">
    <w:name w:val="Heading 8 Char"/>
    <w:basedOn w:val="DefaultParagraphFont"/>
    <w:link w:val="Heading8"/>
    <w:rsid w:val="00D63DD5"/>
    <w:rPr>
      <w:rFonts w:ascii="Arial" w:hAnsi="Arial" w:cs="Arial"/>
      <w:b/>
      <w:bCs/>
      <w:szCs w:val="24"/>
    </w:rPr>
  </w:style>
  <w:style w:type="character" w:customStyle="1" w:styleId="Heading9Char">
    <w:name w:val="Heading 9 Char"/>
    <w:basedOn w:val="DefaultParagraphFont"/>
    <w:link w:val="Heading9"/>
    <w:rsid w:val="00D63DD5"/>
    <w:rPr>
      <w:rFonts w:ascii="Arial" w:hAnsi="Arial" w:cs="Arial"/>
      <w:b/>
      <w:bCs/>
      <w:szCs w:val="22"/>
    </w:rPr>
  </w:style>
  <w:style w:type="paragraph" w:styleId="Caption">
    <w:name w:val="caption"/>
    <w:basedOn w:val="Normal"/>
    <w:next w:val="Normal"/>
    <w:qFormat/>
    <w:rsid w:val="00D63DD5"/>
    <w:pPr>
      <w:spacing w:before="120" w:after="120"/>
      <w:jc w:val="center"/>
    </w:pPr>
    <w:rPr>
      <w:rFonts w:ascii="Times New Roman" w:hAnsi="Times New Roman"/>
      <w:szCs w:val="20"/>
    </w:rPr>
  </w:style>
  <w:style w:type="paragraph" w:styleId="NoSpacing">
    <w:name w:val="No Spacing"/>
    <w:uiPriority w:val="1"/>
    <w:qFormat/>
    <w:rsid w:val="00D63DD5"/>
    <w:rPr>
      <w:rFonts w:ascii="Helvetica" w:hAnsi="Helvetica"/>
      <w:szCs w:val="24"/>
    </w:rPr>
  </w:style>
  <w:style w:type="paragraph" w:styleId="Header">
    <w:name w:val="header"/>
    <w:basedOn w:val="Normal"/>
    <w:link w:val="HeaderChar"/>
    <w:rsid w:val="00140CC2"/>
    <w:pPr>
      <w:tabs>
        <w:tab w:val="center" w:pos="4320"/>
        <w:tab w:val="right" w:pos="8640"/>
      </w:tabs>
    </w:pPr>
  </w:style>
  <w:style w:type="character" w:customStyle="1" w:styleId="HeaderChar">
    <w:name w:val="Header Char"/>
    <w:basedOn w:val="DefaultParagraphFont"/>
    <w:link w:val="Header"/>
    <w:rsid w:val="00140CC2"/>
    <w:rPr>
      <w:rFonts w:ascii="Helvetica" w:hAnsi="Helvetica"/>
      <w:szCs w:val="24"/>
    </w:rPr>
  </w:style>
  <w:style w:type="paragraph" w:styleId="Footer">
    <w:name w:val="footer"/>
    <w:basedOn w:val="Normal"/>
    <w:link w:val="FooterChar"/>
    <w:rsid w:val="00140CC2"/>
    <w:pPr>
      <w:tabs>
        <w:tab w:val="center" w:pos="4320"/>
        <w:tab w:val="right" w:pos="8640"/>
      </w:tabs>
    </w:pPr>
  </w:style>
  <w:style w:type="character" w:customStyle="1" w:styleId="FooterChar">
    <w:name w:val="Footer Char"/>
    <w:basedOn w:val="DefaultParagraphFont"/>
    <w:link w:val="Footer"/>
    <w:rsid w:val="00140CC2"/>
    <w:rPr>
      <w:rFonts w:ascii="Helvetica" w:hAnsi="Helvetica"/>
      <w:szCs w:val="24"/>
    </w:rPr>
  </w:style>
  <w:style w:type="character" w:styleId="PageNumber">
    <w:name w:val="page number"/>
    <w:basedOn w:val="DefaultParagraphFont"/>
    <w:rsid w:val="00140CC2"/>
  </w:style>
  <w:style w:type="paragraph" w:styleId="TOC1">
    <w:name w:val="toc 1"/>
    <w:basedOn w:val="Normal"/>
    <w:next w:val="Normal"/>
    <w:autoRedefine/>
    <w:uiPriority w:val="39"/>
    <w:rsid w:val="00140CC2"/>
    <w:pPr>
      <w:tabs>
        <w:tab w:val="left" w:pos="480"/>
        <w:tab w:val="right" w:leader="dot" w:pos="8630"/>
      </w:tabs>
    </w:pPr>
    <w:rPr>
      <w:rFonts w:cs="Helvetica"/>
      <w:i/>
      <w:iCs/>
      <w:noProof/>
      <w:szCs w:val="20"/>
    </w:rPr>
  </w:style>
  <w:style w:type="paragraph" w:styleId="TOC2">
    <w:name w:val="toc 2"/>
    <w:basedOn w:val="Normal"/>
    <w:next w:val="Normal"/>
    <w:autoRedefine/>
    <w:uiPriority w:val="39"/>
    <w:rsid w:val="00140CC2"/>
    <w:pPr>
      <w:tabs>
        <w:tab w:val="left" w:pos="960"/>
        <w:tab w:val="right" w:leader="dot" w:pos="8630"/>
      </w:tabs>
      <w:ind w:left="240"/>
    </w:pPr>
    <w:rPr>
      <w:rFonts w:ascii="Calibri" w:hAnsi="Calibri"/>
      <w:noProof/>
      <w:sz w:val="24"/>
    </w:rPr>
  </w:style>
  <w:style w:type="paragraph" w:styleId="TOC3">
    <w:name w:val="toc 3"/>
    <w:basedOn w:val="Normal"/>
    <w:next w:val="Normal"/>
    <w:autoRedefine/>
    <w:uiPriority w:val="39"/>
    <w:rsid w:val="00140CC2"/>
    <w:pPr>
      <w:tabs>
        <w:tab w:val="left" w:pos="1200"/>
        <w:tab w:val="right" w:leader="dot" w:pos="8630"/>
      </w:tabs>
      <w:ind w:left="480"/>
    </w:pPr>
    <w:rPr>
      <w:rFonts w:cs="Helvetica"/>
      <w:noProof/>
    </w:rPr>
  </w:style>
  <w:style w:type="paragraph" w:styleId="TOC4">
    <w:name w:val="toc 4"/>
    <w:basedOn w:val="Normal"/>
    <w:next w:val="Normal"/>
    <w:autoRedefine/>
    <w:semiHidden/>
    <w:rsid w:val="00140CC2"/>
    <w:pPr>
      <w:ind w:left="720"/>
    </w:pPr>
  </w:style>
  <w:style w:type="paragraph" w:styleId="TOC5">
    <w:name w:val="toc 5"/>
    <w:basedOn w:val="Normal"/>
    <w:next w:val="Normal"/>
    <w:autoRedefine/>
    <w:semiHidden/>
    <w:rsid w:val="00140CC2"/>
    <w:pPr>
      <w:ind w:left="960"/>
    </w:pPr>
  </w:style>
  <w:style w:type="paragraph" w:styleId="TOC6">
    <w:name w:val="toc 6"/>
    <w:basedOn w:val="Normal"/>
    <w:next w:val="Normal"/>
    <w:autoRedefine/>
    <w:semiHidden/>
    <w:rsid w:val="00140CC2"/>
    <w:pPr>
      <w:ind w:left="1200"/>
    </w:pPr>
  </w:style>
  <w:style w:type="paragraph" w:styleId="TOC7">
    <w:name w:val="toc 7"/>
    <w:basedOn w:val="Normal"/>
    <w:next w:val="Normal"/>
    <w:autoRedefine/>
    <w:semiHidden/>
    <w:rsid w:val="00140CC2"/>
    <w:pPr>
      <w:ind w:left="1440"/>
    </w:pPr>
  </w:style>
  <w:style w:type="paragraph" w:styleId="TOC8">
    <w:name w:val="toc 8"/>
    <w:basedOn w:val="Normal"/>
    <w:next w:val="Normal"/>
    <w:autoRedefine/>
    <w:semiHidden/>
    <w:rsid w:val="00140CC2"/>
    <w:pPr>
      <w:ind w:left="1680"/>
    </w:pPr>
  </w:style>
  <w:style w:type="paragraph" w:styleId="TOC9">
    <w:name w:val="toc 9"/>
    <w:basedOn w:val="Normal"/>
    <w:next w:val="Normal"/>
    <w:autoRedefine/>
    <w:semiHidden/>
    <w:rsid w:val="00140CC2"/>
    <w:pPr>
      <w:ind w:left="1920"/>
    </w:pPr>
  </w:style>
  <w:style w:type="character" w:styleId="Hyperlink">
    <w:name w:val="Hyperlink"/>
    <w:uiPriority w:val="99"/>
    <w:rsid w:val="00140CC2"/>
    <w:rPr>
      <w:color w:val="0000FF"/>
      <w:u w:val="single"/>
    </w:rPr>
  </w:style>
  <w:style w:type="paragraph" w:styleId="BodyText3">
    <w:name w:val="Body Text 3"/>
    <w:basedOn w:val="Normal"/>
    <w:link w:val="BodyText3Char"/>
    <w:rsid w:val="00140CC2"/>
    <w:pPr>
      <w:jc w:val="both"/>
    </w:pPr>
    <w:rPr>
      <w:rFonts w:ascii="Times New Roman" w:hAnsi="Times New Roman"/>
      <w:szCs w:val="20"/>
    </w:rPr>
  </w:style>
  <w:style w:type="character" w:customStyle="1" w:styleId="BodyText3Char">
    <w:name w:val="Body Text 3 Char"/>
    <w:basedOn w:val="DefaultParagraphFont"/>
    <w:link w:val="BodyText3"/>
    <w:rsid w:val="00140CC2"/>
  </w:style>
  <w:style w:type="paragraph" w:customStyle="1" w:styleId="TableHeading">
    <w:name w:val="Table Heading"/>
    <w:basedOn w:val="Normal"/>
    <w:rsid w:val="00140CC2"/>
    <w:pPr>
      <w:keepNext/>
      <w:spacing w:before="60" w:after="60"/>
      <w:jc w:val="center"/>
    </w:pPr>
    <w:rPr>
      <w:b/>
      <w:sz w:val="22"/>
      <w:szCs w:val="20"/>
    </w:rPr>
  </w:style>
  <w:style w:type="paragraph" w:customStyle="1" w:styleId="TableItems">
    <w:name w:val="Table Items"/>
    <w:basedOn w:val="Normal"/>
    <w:rsid w:val="00140CC2"/>
    <w:pPr>
      <w:keepNext/>
      <w:spacing w:before="60" w:after="60"/>
      <w:jc w:val="center"/>
    </w:pPr>
    <w:rPr>
      <w:rFonts w:ascii="Times New Roman" w:hAnsi="Times New Roman"/>
      <w:szCs w:val="20"/>
    </w:rPr>
  </w:style>
  <w:style w:type="paragraph" w:styleId="BodyText2">
    <w:name w:val="Body Text 2"/>
    <w:basedOn w:val="Normal"/>
    <w:link w:val="BodyText2Char"/>
    <w:rsid w:val="00140CC2"/>
    <w:rPr>
      <w:rFonts w:ascii="Times New Roman" w:hAnsi="Times New Roman"/>
      <w:szCs w:val="20"/>
    </w:rPr>
  </w:style>
  <w:style w:type="character" w:customStyle="1" w:styleId="BodyText2Char">
    <w:name w:val="Body Text 2 Char"/>
    <w:basedOn w:val="DefaultParagraphFont"/>
    <w:link w:val="BodyText2"/>
    <w:rsid w:val="00140CC2"/>
  </w:style>
  <w:style w:type="paragraph" w:styleId="DocumentMap">
    <w:name w:val="Document Map"/>
    <w:basedOn w:val="Normal"/>
    <w:link w:val="DocumentMapChar"/>
    <w:semiHidden/>
    <w:rsid w:val="00140CC2"/>
    <w:pPr>
      <w:shd w:val="clear" w:color="auto" w:fill="000080"/>
    </w:pPr>
    <w:rPr>
      <w:rFonts w:ascii="Tahoma" w:hAnsi="Tahoma"/>
      <w:szCs w:val="20"/>
    </w:rPr>
  </w:style>
  <w:style w:type="character" w:customStyle="1" w:styleId="DocumentMapChar">
    <w:name w:val="Document Map Char"/>
    <w:basedOn w:val="DefaultParagraphFont"/>
    <w:link w:val="DocumentMap"/>
    <w:semiHidden/>
    <w:rsid w:val="00140CC2"/>
    <w:rPr>
      <w:rFonts w:ascii="Tahoma" w:hAnsi="Tahoma"/>
      <w:shd w:val="clear" w:color="auto" w:fill="000080"/>
    </w:rPr>
  </w:style>
  <w:style w:type="paragraph" w:customStyle="1" w:styleId="Body6">
    <w:name w:val="Body 6"/>
    <w:basedOn w:val="NormalIndent"/>
    <w:rsid w:val="00140CC2"/>
    <w:pPr>
      <w:spacing w:after="120"/>
      <w:ind w:left="432"/>
      <w:jc w:val="both"/>
    </w:pPr>
  </w:style>
  <w:style w:type="paragraph" w:styleId="NormalIndent">
    <w:name w:val="Normal Indent"/>
    <w:basedOn w:val="Normal"/>
    <w:rsid w:val="00140CC2"/>
    <w:pPr>
      <w:ind w:left="720"/>
    </w:pPr>
    <w:rPr>
      <w:rFonts w:ascii="Times New Roman" w:hAnsi="Times New Roman"/>
      <w:szCs w:val="20"/>
    </w:rPr>
  </w:style>
  <w:style w:type="paragraph" w:customStyle="1" w:styleId="Body7">
    <w:name w:val="Body 7"/>
    <w:basedOn w:val="Normal"/>
    <w:rsid w:val="00140CC2"/>
    <w:pPr>
      <w:spacing w:after="120"/>
      <w:ind w:left="864"/>
      <w:jc w:val="both"/>
    </w:pPr>
    <w:rPr>
      <w:rFonts w:ascii="Times New Roman" w:hAnsi="Times New Roman"/>
      <w:szCs w:val="20"/>
    </w:rPr>
  </w:style>
  <w:style w:type="paragraph" w:customStyle="1" w:styleId="IndentedParagraph">
    <w:name w:val="Indented Paragraph"/>
    <w:basedOn w:val="Normal"/>
    <w:rsid w:val="00140CC2"/>
    <w:pPr>
      <w:ind w:left="360" w:right="806"/>
    </w:pPr>
    <w:rPr>
      <w:color w:val="000000"/>
      <w:szCs w:val="20"/>
    </w:rPr>
  </w:style>
  <w:style w:type="paragraph" w:styleId="BodyText">
    <w:name w:val="Body Text"/>
    <w:basedOn w:val="Normal"/>
    <w:link w:val="BodyTextChar"/>
    <w:rsid w:val="00140CC2"/>
    <w:pPr>
      <w:spacing w:after="160"/>
    </w:pPr>
    <w:rPr>
      <w:szCs w:val="20"/>
    </w:rPr>
  </w:style>
  <w:style w:type="character" w:customStyle="1" w:styleId="BodyTextChar">
    <w:name w:val="Body Text Char"/>
    <w:basedOn w:val="DefaultParagraphFont"/>
    <w:link w:val="BodyText"/>
    <w:rsid w:val="00140CC2"/>
    <w:rPr>
      <w:rFonts w:ascii="Helvetica" w:hAnsi="Helvetica"/>
    </w:rPr>
  </w:style>
  <w:style w:type="paragraph" w:customStyle="1" w:styleId="Normal1">
    <w:name w:val="Normal1"/>
    <w:basedOn w:val="Normal"/>
    <w:rsid w:val="00140CC2"/>
    <w:pPr>
      <w:spacing w:after="120"/>
    </w:pPr>
    <w:rPr>
      <w:szCs w:val="20"/>
    </w:rPr>
  </w:style>
  <w:style w:type="paragraph" w:styleId="PlainText">
    <w:name w:val="Plain Text"/>
    <w:basedOn w:val="Normal"/>
    <w:link w:val="PlainTextChar"/>
    <w:rsid w:val="00140CC2"/>
    <w:rPr>
      <w:rFonts w:ascii="Courier New" w:hAnsi="Courier New"/>
      <w:szCs w:val="20"/>
    </w:rPr>
  </w:style>
  <w:style w:type="character" w:customStyle="1" w:styleId="PlainTextChar">
    <w:name w:val="Plain Text Char"/>
    <w:basedOn w:val="DefaultParagraphFont"/>
    <w:link w:val="PlainText"/>
    <w:rsid w:val="00140CC2"/>
    <w:rPr>
      <w:rFonts w:ascii="Courier New" w:hAnsi="Courier New"/>
    </w:rPr>
  </w:style>
  <w:style w:type="paragraph" w:styleId="BodyTextIndent">
    <w:name w:val="Body Text Indent"/>
    <w:basedOn w:val="Normal"/>
    <w:link w:val="BodyTextIndentChar"/>
    <w:rsid w:val="00140CC2"/>
    <w:pPr>
      <w:ind w:left="720" w:firstLine="720"/>
    </w:pPr>
    <w:rPr>
      <w:rFonts w:ascii="Times New Roman" w:hAnsi="Times New Roman"/>
      <w:szCs w:val="20"/>
    </w:rPr>
  </w:style>
  <w:style w:type="character" w:customStyle="1" w:styleId="BodyTextIndentChar">
    <w:name w:val="Body Text Indent Char"/>
    <w:basedOn w:val="DefaultParagraphFont"/>
    <w:link w:val="BodyTextIndent"/>
    <w:rsid w:val="00140CC2"/>
  </w:style>
  <w:style w:type="paragraph" w:customStyle="1" w:styleId="DocumentLabel">
    <w:name w:val="Document Label"/>
    <w:basedOn w:val="Normal"/>
    <w:next w:val="BodyText"/>
    <w:rsid w:val="00140CC2"/>
    <w:pPr>
      <w:keepNext/>
      <w:keepLines/>
      <w:pBdr>
        <w:top w:val="single" w:sz="24" w:space="15" w:color="auto"/>
        <w:bottom w:val="single" w:sz="6" w:space="15" w:color="auto"/>
      </w:pBdr>
      <w:spacing w:before="120" w:after="240"/>
    </w:pPr>
    <w:rPr>
      <w:b/>
      <w:caps/>
      <w:spacing w:val="180"/>
      <w:kern w:val="28"/>
      <w:sz w:val="32"/>
      <w:szCs w:val="20"/>
    </w:rPr>
  </w:style>
  <w:style w:type="paragraph" w:styleId="Date">
    <w:name w:val="Date"/>
    <w:basedOn w:val="Normal"/>
    <w:next w:val="Normal"/>
    <w:link w:val="DateChar"/>
    <w:rsid w:val="00140CC2"/>
    <w:rPr>
      <w:rFonts w:ascii="Times New Roman" w:hAnsi="Times New Roman"/>
      <w:szCs w:val="20"/>
    </w:rPr>
  </w:style>
  <w:style w:type="character" w:customStyle="1" w:styleId="DateChar">
    <w:name w:val="Date Char"/>
    <w:basedOn w:val="DefaultParagraphFont"/>
    <w:link w:val="Date"/>
    <w:rsid w:val="00140CC2"/>
  </w:style>
  <w:style w:type="paragraph" w:customStyle="1" w:styleId="Delphitext">
    <w:name w:val="Delphitext"/>
    <w:basedOn w:val="Normal"/>
    <w:rsid w:val="00140CC2"/>
    <w:pPr>
      <w:spacing w:line="360" w:lineRule="auto"/>
      <w:ind w:firstLine="1440"/>
    </w:pPr>
    <w:rPr>
      <w:rFonts w:ascii="Times New Roman" w:hAnsi="Times New Roman"/>
      <w:szCs w:val="20"/>
    </w:rPr>
  </w:style>
  <w:style w:type="paragraph" w:customStyle="1" w:styleId="Body5">
    <w:name w:val="Body 5"/>
    <w:basedOn w:val="NormalIndent"/>
    <w:rsid w:val="00140CC2"/>
    <w:pPr>
      <w:spacing w:after="120"/>
      <w:ind w:left="432"/>
      <w:jc w:val="both"/>
    </w:pPr>
  </w:style>
  <w:style w:type="paragraph" w:styleId="BodyTextIndent2">
    <w:name w:val="Body Text Indent 2"/>
    <w:basedOn w:val="Normal"/>
    <w:link w:val="BodyTextIndent2Char"/>
    <w:rsid w:val="00140CC2"/>
    <w:pPr>
      <w:ind w:left="1440"/>
    </w:pPr>
    <w:rPr>
      <w:rFonts w:ascii="Times New Roman" w:hAnsi="Times New Roman"/>
      <w:szCs w:val="20"/>
    </w:rPr>
  </w:style>
  <w:style w:type="character" w:customStyle="1" w:styleId="BodyTextIndent2Char">
    <w:name w:val="Body Text Indent 2 Char"/>
    <w:basedOn w:val="DefaultParagraphFont"/>
    <w:link w:val="BodyTextIndent2"/>
    <w:rsid w:val="00140CC2"/>
  </w:style>
  <w:style w:type="paragraph" w:styleId="BodyTextIndent3">
    <w:name w:val="Body Text Indent 3"/>
    <w:basedOn w:val="Normal"/>
    <w:link w:val="BodyTextIndent3Char"/>
    <w:rsid w:val="00140CC2"/>
    <w:pPr>
      <w:ind w:left="720"/>
    </w:pPr>
    <w:rPr>
      <w:i/>
      <w:iCs/>
    </w:rPr>
  </w:style>
  <w:style w:type="character" w:customStyle="1" w:styleId="BodyTextIndent3Char">
    <w:name w:val="Body Text Indent 3 Char"/>
    <w:basedOn w:val="DefaultParagraphFont"/>
    <w:link w:val="BodyTextIndent3"/>
    <w:rsid w:val="00140CC2"/>
    <w:rPr>
      <w:rFonts w:ascii="Helvetica" w:hAnsi="Helvetica"/>
      <w:i/>
      <w:iCs/>
      <w:szCs w:val="24"/>
    </w:rPr>
  </w:style>
  <w:style w:type="table" w:styleId="TableGrid">
    <w:name w:val="Table Grid"/>
    <w:basedOn w:val="TableNormal"/>
    <w:rsid w:val="00140CC2"/>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40CC2"/>
    <w:rPr>
      <w:rFonts w:ascii="Tahoma" w:hAnsi="Tahoma" w:cs="Tahoma"/>
      <w:sz w:val="16"/>
      <w:szCs w:val="16"/>
    </w:rPr>
  </w:style>
  <w:style w:type="character" w:customStyle="1" w:styleId="BalloonTextChar">
    <w:name w:val="Balloon Text Char"/>
    <w:basedOn w:val="DefaultParagraphFont"/>
    <w:link w:val="BalloonText"/>
    <w:rsid w:val="00140CC2"/>
    <w:rPr>
      <w:rFonts w:ascii="Tahoma" w:hAnsi="Tahoma" w:cs="Tahoma"/>
      <w:sz w:val="16"/>
      <w:szCs w:val="16"/>
    </w:rPr>
  </w:style>
  <w:style w:type="character" w:customStyle="1" w:styleId="apple-converted-space">
    <w:name w:val="apple-converted-space"/>
    <w:rsid w:val="00140CC2"/>
  </w:style>
  <w:style w:type="paragraph" w:customStyle="1" w:styleId="Default">
    <w:name w:val="Default"/>
    <w:rsid w:val="00140CC2"/>
    <w:pPr>
      <w:autoSpaceDE w:val="0"/>
      <w:autoSpaceDN w:val="0"/>
      <w:adjustRightInd w:val="0"/>
    </w:pPr>
    <w:rPr>
      <w:rFonts w:ascii="Arial" w:hAnsi="Arial" w:cs="Arial"/>
      <w:color w:val="000000"/>
      <w:sz w:val="24"/>
      <w:szCs w:val="24"/>
    </w:rPr>
  </w:style>
  <w:style w:type="character" w:styleId="CommentReference">
    <w:name w:val="annotation reference"/>
    <w:rsid w:val="00140CC2"/>
    <w:rPr>
      <w:sz w:val="16"/>
      <w:szCs w:val="16"/>
    </w:rPr>
  </w:style>
  <w:style w:type="paragraph" w:styleId="CommentText">
    <w:name w:val="annotation text"/>
    <w:basedOn w:val="Normal"/>
    <w:link w:val="CommentTextChar"/>
    <w:rsid w:val="00140CC2"/>
    <w:rPr>
      <w:szCs w:val="20"/>
    </w:rPr>
  </w:style>
  <w:style w:type="character" w:customStyle="1" w:styleId="CommentTextChar">
    <w:name w:val="Comment Text Char"/>
    <w:basedOn w:val="DefaultParagraphFont"/>
    <w:link w:val="CommentText"/>
    <w:rsid w:val="00140CC2"/>
    <w:rPr>
      <w:rFonts w:ascii="Helvetica" w:hAnsi="Helvetica"/>
    </w:rPr>
  </w:style>
  <w:style w:type="paragraph" w:styleId="CommentSubject">
    <w:name w:val="annotation subject"/>
    <w:basedOn w:val="CommentText"/>
    <w:next w:val="CommentText"/>
    <w:link w:val="CommentSubjectChar"/>
    <w:rsid w:val="00140CC2"/>
    <w:rPr>
      <w:b/>
      <w:bCs/>
    </w:rPr>
  </w:style>
  <w:style w:type="character" w:customStyle="1" w:styleId="CommentSubjectChar">
    <w:name w:val="Comment Subject Char"/>
    <w:basedOn w:val="CommentTextChar"/>
    <w:link w:val="CommentSubject"/>
    <w:rsid w:val="00140CC2"/>
    <w:rPr>
      <w:rFonts w:ascii="Helvetica" w:hAnsi="Helvetica"/>
      <w:b/>
      <w:bCs/>
    </w:rPr>
  </w:style>
  <w:style w:type="character" w:styleId="FollowedHyperlink">
    <w:name w:val="FollowedHyperlink"/>
    <w:rsid w:val="00140CC2"/>
    <w:rPr>
      <w:color w:val="954F72"/>
      <w:u w:val="single"/>
    </w:rPr>
  </w:style>
  <w:style w:type="character" w:styleId="Emphasis">
    <w:name w:val="Emphasis"/>
    <w:qFormat/>
    <w:rsid w:val="00140CC2"/>
    <w:rPr>
      <w:i/>
      <w:iCs/>
    </w:rPr>
  </w:style>
  <w:style w:type="character" w:customStyle="1" w:styleId="tl8wme">
    <w:name w:val="tl8wme"/>
    <w:rsid w:val="00140CC2"/>
  </w:style>
  <w:style w:type="character" w:customStyle="1" w:styleId="lwfe2d">
    <w:name w:val="lwfe2d"/>
    <w:rsid w:val="00140CC2"/>
  </w:style>
  <w:style w:type="paragraph" w:styleId="HTMLPreformatted">
    <w:name w:val="HTML Preformatted"/>
    <w:basedOn w:val="Normal"/>
    <w:link w:val="HTMLPreformattedChar"/>
    <w:uiPriority w:val="99"/>
    <w:unhideWhenUsed/>
    <w:rsid w:val="00140C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140CC2"/>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microsoft.com/office/2007/relationships/stylesWithEffects" Target="stylesWithEffect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51</Pages>
  <Words>6875</Words>
  <Characters>39191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Nexteer Automotive</Company>
  <LinksUpToDate>false</LinksUpToDate>
  <CharactersWithSpaces>45975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Nexteer Employee</dc:creator>
  <cp:lastModifiedBy>Nexteer Employee</cp:lastModifiedBy>
  <cp:revision>2</cp:revision>
  <dcterms:created xsi:type="dcterms:W3CDTF">2016-04-05T21:39:00Z</dcterms:created>
  <dcterms:modified xsi:type="dcterms:W3CDTF">2016-04-05T22:05:00Z</dcterms:modified>
</cp:coreProperties>
</file>