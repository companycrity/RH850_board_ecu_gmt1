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1B11CC" w:rsidRPr="00AA38E8" w:rsidRDefault="001B11CC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2C742E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Module Design Document</w:t>
      </w:r>
    </w:p>
    <w:p w:rsidR="00B11BE8" w:rsidRPr="00AA38E8" w:rsidRDefault="00B11BE8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For</w:t>
      </w:r>
    </w:p>
    <w:p w:rsidR="00B81C1B" w:rsidRPr="00AA38E8" w:rsidRDefault="00153F83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XCP</w:t>
      </w:r>
      <w:r w:rsidR="00677453">
        <w:rPr>
          <w:rFonts w:cs="Calibri"/>
          <w:b/>
          <w:sz w:val="24"/>
        </w:rPr>
        <w:t xml:space="preserve"> Interface</w:t>
      </w:r>
      <w:r>
        <w:rPr>
          <w:rFonts w:cs="Calibri"/>
          <w:b/>
          <w:sz w:val="24"/>
        </w:rPr>
        <w:t xml:space="preserve"> (</w:t>
      </w:r>
      <w:proofErr w:type="spellStart"/>
      <w:r>
        <w:rPr>
          <w:rFonts w:cs="Calibri"/>
          <w:b/>
          <w:sz w:val="24"/>
        </w:rPr>
        <w:t>Xcp</w:t>
      </w:r>
      <w:r w:rsidR="00677453">
        <w:rPr>
          <w:rFonts w:cs="Calibri"/>
          <w:b/>
          <w:sz w:val="24"/>
        </w:rPr>
        <w:t>If</w:t>
      </w:r>
      <w:proofErr w:type="spellEnd"/>
      <w:r>
        <w:rPr>
          <w:rFonts w:cs="Calibri"/>
          <w:b/>
          <w:sz w:val="24"/>
        </w:rPr>
        <w:t>)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VERSION: </w:t>
      </w:r>
      <w:ins w:id="0" w:author="Smith, Kevin" w:date="2016-08-29T23:28:00Z">
        <w:r w:rsidR="00393DFF">
          <w:rPr>
            <w:rFonts w:cs="Calibri"/>
            <w:b/>
            <w:sz w:val="24"/>
          </w:rPr>
          <w:t>2</w:t>
        </w:r>
      </w:ins>
      <w:r w:rsidR="002C4E7D">
        <w:rPr>
          <w:rFonts w:cs="Calibri"/>
          <w:b/>
          <w:sz w:val="24"/>
        </w:rPr>
        <w:t>.</w:t>
      </w:r>
      <w:r w:rsidR="00153F83">
        <w:rPr>
          <w:rFonts w:cs="Calibri"/>
          <w:b/>
          <w:sz w:val="24"/>
        </w:rPr>
        <w:t>0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3"/>
        </w:rPr>
      </w:pPr>
      <w:r w:rsidRPr="00AA38E8">
        <w:rPr>
          <w:rFonts w:cs="Calibri"/>
          <w:b/>
          <w:sz w:val="24"/>
        </w:rPr>
        <w:t xml:space="preserve">DATE: </w:t>
      </w:r>
      <w:ins w:id="1" w:author="Smith, Kevin" w:date="2016-08-29T23:28:00Z">
        <w:r w:rsidR="00393DFF">
          <w:rPr>
            <w:rFonts w:cs="Calibri"/>
            <w:b/>
            <w:sz w:val="24"/>
          </w:rPr>
          <w:t>29</w:t>
        </w:r>
      </w:ins>
      <w:r w:rsidR="00153F83">
        <w:rPr>
          <w:rFonts w:cs="Calibri"/>
          <w:b/>
          <w:sz w:val="24"/>
        </w:rPr>
        <w:t>-</w:t>
      </w:r>
      <w:ins w:id="2" w:author="Smith, Kevin" w:date="2016-08-29T23:28:00Z">
        <w:r w:rsidR="00393DFF">
          <w:rPr>
            <w:rFonts w:cs="Calibri"/>
            <w:b/>
            <w:sz w:val="24"/>
          </w:rPr>
          <w:t>Aug</w:t>
        </w:r>
      </w:ins>
      <w:r w:rsidR="00153F83">
        <w:rPr>
          <w:rFonts w:cs="Calibri"/>
          <w:b/>
          <w:sz w:val="24"/>
        </w:rPr>
        <w:t>-</w:t>
      </w:r>
      <w:ins w:id="3" w:author="Smith, Kevin" w:date="2016-08-29T23:28:00Z">
        <w:r w:rsidR="00393DFF">
          <w:rPr>
            <w:rFonts w:cs="Calibri"/>
            <w:b/>
            <w:sz w:val="24"/>
          </w:rPr>
          <w:t>2016</w:t>
        </w:r>
      </w:ins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Prepared By: </w:t>
      </w:r>
    </w:p>
    <w:p w:rsidR="00153F83" w:rsidRDefault="00153F83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Kevin Smith</w:t>
      </w:r>
    </w:p>
    <w:p w:rsidR="00891F29" w:rsidRPr="00AA38E8" w:rsidRDefault="00153F83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EPS Software</w:t>
      </w:r>
      <w:r w:rsidR="00891F29" w:rsidRPr="00AA38E8">
        <w:rPr>
          <w:rFonts w:cs="Calibri"/>
          <w:b/>
          <w:sz w:val="24"/>
        </w:rPr>
        <w:t>,</w:t>
      </w:r>
    </w:p>
    <w:p w:rsidR="00A365F0" w:rsidRPr="00AA38E8" w:rsidRDefault="00A365F0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Nexteer Automotive,</w:t>
      </w:r>
    </w:p>
    <w:p w:rsidR="00A365F0" w:rsidRPr="00AA38E8" w:rsidRDefault="00EA128E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 Saginaw,</w:t>
      </w:r>
      <w:r w:rsidR="0071423B">
        <w:rPr>
          <w:rFonts w:cs="Calibri"/>
          <w:b/>
          <w:sz w:val="24"/>
        </w:rPr>
        <w:t xml:space="preserve"> </w:t>
      </w:r>
      <w:r w:rsidRPr="00AA38E8">
        <w:rPr>
          <w:rFonts w:cs="Calibri"/>
          <w:b/>
          <w:sz w:val="24"/>
        </w:rPr>
        <w:t>MI</w:t>
      </w:r>
      <w:r w:rsidR="00A365F0" w:rsidRPr="00AA38E8">
        <w:rPr>
          <w:rFonts w:cs="Calibri"/>
          <w:b/>
          <w:sz w:val="24"/>
        </w:rPr>
        <w:t xml:space="preserve">, </w:t>
      </w:r>
      <w:r w:rsidRPr="00AA38E8">
        <w:rPr>
          <w:rFonts w:cs="Calibri"/>
          <w:b/>
          <w:sz w:val="24"/>
        </w:rPr>
        <w:t>USA</w:t>
      </w:r>
    </w:p>
    <w:p w:rsidR="0097381A" w:rsidRPr="00AA38E8" w:rsidRDefault="00B81C1B" w:rsidP="0097381A">
      <w:pPr>
        <w:tabs>
          <w:tab w:val="left" w:pos="4320"/>
          <w:tab w:val="left" w:pos="8640"/>
        </w:tabs>
        <w:spacing w:line="240" w:lineRule="atLeast"/>
        <w:rPr>
          <w:rFonts w:cs="Calibri"/>
          <w:szCs w:val="20"/>
        </w:rPr>
      </w:pPr>
      <w:r w:rsidRPr="00AA38E8">
        <w:rPr>
          <w:rFonts w:cs="Calibri"/>
          <w:b/>
          <w:sz w:val="23"/>
        </w:rPr>
        <w:br w:type="page"/>
      </w:r>
      <w:r w:rsidR="0097381A" w:rsidRPr="00AA38E8">
        <w:rPr>
          <w:rFonts w:cs="Calibri"/>
          <w:b/>
        </w:rPr>
        <w:lastRenderedPageBreak/>
        <w:t>Location:</w:t>
      </w:r>
      <w:r w:rsidR="0097381A" w:rsidRPr="00AA38E8">
        <w:rPr>
          <w:rFonts w:cs="Calibri"/>
        </w:rPr>
        <w:t xml:space="preserve"> The official version of this document is stored in the </w:t>
      </w:r>
      <w:r w:rsidR="00347663">
        <w:rPr>
          <w:rFonts w:cs="Calibri"/>
        </w:rPr>
        <w:t>Nexteer</w:t>
      </w:r>
      <w:r w:rsidR="0097381A" w:rsidRPr="00AA38E8">
        <w:rPr>
          <w:rFonts w:cs="Calibri"/>
        </w:rPr>
        <w:t xml:space="preserve"> </w:t>
      </w:r>
      <w:r w:rsidR="00E94A04">
        <w:rPr>
          <w:rFonts w:cs="Calibri"/>
        </w:rPr>
        <w:t>Configuration Management System</w:t>
      </w:r>
      <w:r w:rsidR="0095572C">
        <w:rPr>
          <w:rFonts w:cs="Calibri"/>
        </w:rPr>
        <w:t>.</w:t>
      </w:r>
    </w:p>
    <w:p w:rsidR="00B81C1B" w:rsidRPr="00AA38E8" w:rsidRDefault="00B81C1B" w:rsidP="001B11CC">
      <w:pPr>
        <w:tabs>
          <w:tab w:val="left" w:pos="4320"/>
          <w:tab w:val="left" w:pos="8640"/>
        </w:tabs>
        <w:jc w:val="center"/>
        <w:rPr>
          <w:rFonts w:cs="Calibri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  <w:sz w:val="19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  <w:r w:rsidRPr="00AA38E8">
        <w:rPr>
          <w:rFonts w:cs="Calibri"/>
          <w:b/>
        </w:rPr>
        <w:t>Revision History</w:t>
      </w: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520"/>
        <w:gridCol w:w="2520"/>
        <w:gridCol w:w="990"/>
        <w:gridCol w:w="1440"/>
        <w:gridCol w:w="1440"/>
      </w:tblGrid>
      <w:tr w:rsidR="00E94A04" w:rsidRPr="00AA38E8" w:rsidTr="00E94A04">
        <w:tc>
          <w:tcPr>
            <w:tcW w:w="54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Sl. No.</w:t>
            </w:r>
          </w:p>
        </w:tc>
        <w:tc>
          <w:tcPr>
            <w:tcW w:w="252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Description</w:t>
            </w:r>
          </w:p>
        </w:tc>
        <w:tc>
          <w:tcPr>
            <w:tcW w:w="252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Author</w:t>
            </w:r>
          </w:p>
        </w:tc>
        <w:tc>
          <w:tcPr>
            <w:tcW w:w="99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Version</w:t>
            </w:r>
          </w:p>
        </w:tc>
        <w:tc>
          <w:tcPr>
            <w:tcW w:w="144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Date</w:t>
            </w:r>
          </w:p>
        </w:tc>
        <w:tc>
          <w:tcPr>
            <w:tcW w:w="1440" w:type="dxa"/>
          </w:tcPr>
          <w:p w:rsidR="00E94A04" w:rsidRPr="00AA38E8" w:rsidRDefault="00C71993" w:rsidP="001B11CC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Approved</w:t>
            </w:r>
            <w:r w:rsidR="00E94A04">
              <w:rPr>
                <w:rFonts w:cs="Calibri"/>
                <w:b/>
              </w:rPr>
              <w:t xml:space="preserve"> By</w:t>
            </w:r>
          </w:p>
        </w:tc>
      </w:tr>
      <w:tr w:rsidR="00E94A04" w:rsidRPr="00AA38E8" w:rsidTr="00E94A04">
        <w:tc>
          <w:tcPr>
            <w:tcW w:w="54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252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Initial Version</w:t>
            </w:r>
          </w:p>
        </w:tc>
        <w:tc>
          <w:tcPr>
            <w:tcW w:w="2520" w:type="dxa"/>
          </w:tcPr>
          <w:p w:rsidR="00E94A04" w:rsidRPr="00AA38E8" w:rsidRDefault="00153F83" w:rsidP="005026D8">
            <w:pPr>
              <w:rPr>
                <w:rFonts w:cs="Calibri"/>
              </w:rPr>
            </w:pPr>
            <w:r>
              <w:t>K. Smith</w:t>
            </w:r>
          </w:p>
        </w:tc>
        <w:tc>
          <w:tcPr>
            <w:tcW w:w="99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1.0</w:t>
            </w:r>
          </w:p>
        </w:tc>
        <w:tc>
          <w:tcPr>
            <w:tcW w:w="1440" w:type="dxa"/>
          </w:tcPr>
          <w:p w:rsidR="00E94A04" w:rsidRPr="00AA38E8" w:rsidRDefault="00153F83" w:rsidP="005026D8">
            <w:pPr>
              <w:rPr>
                <w:rFonts w:cs="Calibri"/>
              </w:rPr>
            </w:pPr>
            <w:r>
              <w:rPr>
                <w:rFonts w:cs="Calibri"/>
              </w:rPr>
              <w:t>16</w:t>
            </w:r>
            <w:ins w:id="4" w:author="Smith, Kevin" w:date="2016-08-29T23:29:00Z">
              <w:r w:rsidR="00393DFF">
                <w:rPr>
                  <w:rFonts w:cs="Calibri"/>
                </w:rPr>
                <w:t>-</w:t>
              </w:r>
            </w:ins>
            <w:r>
              <w:rPr>
                <w:rFonts w:cs="Calibri"/>
              </w:rPr>
              <w:t>Jun</w:t>
            </w:r>
            <w:ins w:id="5" w:author="Smith, Kevin" w:date="2016-08-29T23:29:00Z">
              <w:r w:rsidR="00393DFF">
                <w:rPr>
                  <w:rFonts w:cs="Calibri"/>
                </w:rPr>
                <w:t>-</w:t>
              </w:r>
            </w:ins>
            <w:r>
              <w:rPr>
                <w:rFonts w:cs="Calibri"/>
              </w:rPr>
              <w:t>15</w:t>
            </w:r>
          </w:p>
        </w:tc>
        <w:tc>
          <w:tcPr>
            <w:tcW w:w="1440" w:type="dxa"/>
          </w:tcPr>
          <w:p w:rsidR="00E94A04" w:rsidRPr="00AA38E8" w:rsidRDefault="00E94A04" w:rsidP="005026D8">
            <w:pPr>
              <w:rPr>
                <w:rFonts w:cs="Calibri"/>
              </w:rPr>
            </w:pPr>
          </w:p>
        </w:tc>
      </w:tr>
      <w:tr w:rsidR="00393DFF" w:rsidRPr="00AA38E8" w:rsidTr="00E94A04">
        <w:trPr>
          <w:ins w:id="6" w:author="Smith, Kevin" w:date="2016-08-29T23:29:00Z"/>
        </w:trPr>
        <w:tc>
          <w:tcPr>
            <w:tcW w:w="540" w:type="dxa"/>
          </w:tcPr>
          <w:p w:rsidR="00393DFF" w:rsidRDefault="00393DFF" w:rsidP="005026D8">
            <w:pPr>
              <w:rPr>
                <w:ins w:id="7" w:author="Smith, Kevin" w:date="2016-08-29T23:29:00Z"/>
                <w:rFonts w:cs="Calibri"/>
              </w:rPr>
            </w:pPr>
            <w:ins w:id="8" w:author="Smith, Kevin" w:date="2016-08-29T23:29:00Z">
              <w:r>
                <w:rPr>
                  <w:rFonts w:cs="Calibri"/>
                </w:rPr>
                <w:t>2</w:t>
              </w:r>
            </w:ins>
          </w:p>
        </w:tc>
        <w:tc>
          <w:tcPr>
            <w:tcW w:w="2520" w:type="dxa"/>
          </w:tcPr>
          <w:p w:rsidR="00393DFF" w:rsidRDefault="00393DFF" w:rsidP="005026D8">
            <w:pPr>
              <w:rPr>
                <w:ins w:id="9" w:author="Smith, Kevin" w:date="2016-08-29T23:29:00Z"/>
                <w:rFonts w:cs="Calibri"/>
              </w:rPr>
            </w:pPr>
            <w:ins w:id="10" w:author="Smith, Kevin" w:date="2016-08-29T23:29:00Z">
              <w:r>
                <w:rPr>
                  <w:rFonts w:cs="Calibri"/>
                </w:rPr>
                <w:t>Updates for anomaly EA4#6672</w:t>
              </w:r>
            </w:ins>
          </w:p>
        </w:tc>
        <w:tc>
          <w:tcPr>
            <w:tcW w:w="2520" w:type="dxa"/>
          </w:tcPr>
          <w:p w:rsidR="00393DFF" w:rsidRDefault="00393DFF" w:rsidP="005026D8">
            <w:pPr>
              <w:rPr>
                <w:ins w:id="11" w:author="Smith, Kevin" w:date="2016-08-29T23:29:00Z"/>
              </w:rPr>
            </w:pPr>
            <w:ins w:id="12" w:author="Smith, Kevin" w:date="2016-08-29T23:29:00Z">
              <w:r>
                <w:t>K. Smith</w:t>
              </w:r>
            </w:ins>
          </w:p>
        </w:tc>
        <w:tc>
          <w:tcPr>
            <w:tcW w:w="990" w:type="dxa"/>
          </w:tcPr>
          <w:p w:rsidR="00393DFF" w:rsidRDefault="00393DFF" w:rsidP="005026D8">
            <w:pPr>
              <w:rPr>
                <w:ins w:id="13" w:author="Smith, Kevin" w:date="2016-08-29T23:29:00Z"/>
                <w:rFonts w:cs="Calibri"/>
              </w:rPr>
            </w:pPr>
            <w:ins w:id="14" w:author="Smith, Kevin" w:date="2016-08-29T23:29:00Z">
              <w:r>
                <w:rPr>
                  <w:rFonts w:cs="Calibri"/>
                </w:rPr>
                <w:t>2.0</w:t>
              </w:r>
            </w:ins>
          </w:p>
        </w:tc>
        <w:tc>
          <w:tcPr>
            <w:tcW w:w="1440" w:type="dxa"/>
          </w:tcPr>
          <w:p w:rsidR="00393DFF" w:rsidRDefault="00393DFF" w:rsidP="005026D8">
            <w:pPr>
              <w:rPr>
                <w:ins w:id="15" w:author="Smith, Kevin" w:date="2016-08-29T23:29:00Z"/>
                <w:rFonts w:cs="Calibri"/>
              </w:rPr>
            </w:pPr>
            <w:ins w:id="16" w:author="Smith, Kevin" w:date="2016-08-29T23:29:00Z">
              <w:r>
                <w:rPr>
                  <w:rFonts w:cs="Calibri"/>
                </w:rPr>
                <w:t>29-Aug-16</w:t>
              </w:r>
            </w:ins>
          </w:p>
        </w:tc>
        <w:tc>
          <w:tcPr>
            <w:tcW w:w="1440" w:type="dxa"/>
          </w:tcPr>
          <w:p w:rsidR="00393DFF" w:rsidRPr="00AA38E8" w:rsidRDefault="00393DFF" w:rsidP="005026D8">
            <w:pPr>
              <w:rPr>
                <w:ins w:id="17" w:author="Smith, Kevin" w:date="2016-08-29T23:29:00Z"/>
                <w:rFonts w:cs="Calibri"/>
              </w:rPr>
            </w:pPr>
          </w:p>
        </w:tc>
      </w:tr>
    </w:tbl>
    <w:p w:rsidR="00B81C1B" w:rsidRPr="00AA38E8" w:rsidRDefault="00B81C1B">
      <w:pPr>
        <w:jc w:val="center"/>
        <w:rPr>
          <w:rFonts w:cs="Calibri"/>
          <w:b/>
          <w:sz w:val="24"/>
        </w:rPr>
      </w:pPr>
      <w:bookmarkStart w:id="18" w:name="_Toc378476016"/>
      <w:bookmarkStart w:id="19" w:name="_Toc348792978"/>
      <w:bookmarkStart w:id="20" w:name="_Toc348793074"/>
      <w:bookmarkStart w:id="21" w:name="_Toc348793965"/>
      <w:bookmarkStart w:id="22" w:name="_Toc349459173"/>
      <w:bookmarkStart w:id="23" w:name="_Toc349621609"/>
    </w:p>
    <w:p w:rsidR="00891F29" w:rsidRPr="00AA38E8" w:rsidRDefault="00B81C1B" w:rsidP="00891F29">
      <w:pPr>
        <w:jc w:val="center"/>
        <w:rPr>
          <w:rFonts w:cs="Calibri"/>
          <w:b/>
          <w:sz w:val="24"/>
          <w:u w:val="single"/>
        </w:rPr>
      </w:pPr>
      <w:r w:rsidRPr="00AA38E8">
        <w:rPr>
          <w:rFonts w:cs="Calibri"/>
          <w:b/>
          <w:sz w:val="32"/>
          <w:u w:val="single"/>
        </w:rPr>
        <w:br w:type="page"/>
      </w:r>
      <w:bookmarkEnd w:id="18"/>
      <w:r w:rsidR="00891F29" w:rsidRPr="00AA38E8">
        <w:rPr>
          <w:rFonts w:cs="Calibri"/>
          <w:b/>
          <w:sz w:val="24"/>
          <w:u w:val="single"/>
        </w:rPr>
        <w:lastRenderedPageBreak/>
        <w:t>Table of Contents</w:t>
      </w:r>
    </w:p>
    <w:p w:rsidR="00677453" w:rsidRDefault="009C5629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r w:rsidRPr="00AA38E8">
        <w:rPr>
          <w:rFonts w:ascii="Calibri" w:hAnsi="Calibri" w:cs="Calibri"/>
          <w:b w:val="0"/>
          <w:caps w:val="0"/>
        </w:rPr>
        <w:fldChar w:fldCharType="begin"/>
      </w:r>
      <w:r w:rsidRPr="00AA38E8">
        <w:rPr>
          <w:rFonts w:ascii="Calibri" w:hAnsi="Calibri" w:cs="Calibri"/>
          <w:b w:val="0"/>
          <w:caps w:val="0"/>
        </w:rPr>
        <w:instrText xml:space="preserve"> TOC \o "1-2" \h \z \u </w:instrText>
      </w:r>
      <w:r w:rsidRPr="00AA38E8">
        <w:rPr>
          <w:rFonts w:ascii="Calibri" w:hAnsi="Calibri" w:cs="Calibri"/>
          <w:b w:val="0"/>
          <w:caps w:val="0"/>
        </w:rPr>
        <w:fldChar w:fldCharType="separate"/>
      </w:r>
      <w:hyperlink w:anchor="_Toc422301803" w:history="1">
        <w:r w:rsidR="00677453" w:rsidRPr="00116121">
          <w:rPr>
            <w:rStyle w:val="Hyperlink"/>
            <w:rFonts w:ascii="Calibri" w:hAnsi="Calibri" w:cs="Calibri"/>
            <w:noProof/>
          </w:rPr>
          <w:t>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Abbrevations And Acronyms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_Toc422301803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5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04" w:history="1">
        <w:r w:rsidR="00677453" w:rsidRPr="00116121">
          <w:rPr>
            <w:rStyle w:val="Hyperlink"/>
            <w:rFonts w:ascii="Calibri" w:hAnsi="Calibri" w:cs="Calibri"/>
            <w:noProof/>
          </w:rPr>
          <w:t>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References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_Toc422301804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6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05" w:history="1">
        <w:r w:rsidR="00677453" w:rsidRPr="00116121">
          <w:rPr>
            <w:rStyle w:val="Hyperlink"/>
            <w:rFonts w:ascii="Calibri" w:hAnsi="Calibri" w:cs="Calibri"/>
            <w:noProof/>
          </w:rPr>
          <w:t>3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XCP Interface &amp; High-Level Description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_Toc422301805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7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06" w:history="1">
        <w:r w:rsidR="00677453" w:rsidRPr="00116121">
          <w:rPr>
            <w:rStyle w:val="Hyperlink"/>
            <w:rFonts w:ascii="Calibri" w:hAnsi="Calibri" w:cs="Calibri"/>
            <w:noProof/>
          </w:rPr>
          <w:t>4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Design details of software module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_Toc422301806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8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07" w:history="1">
        <w:r w:rsidR="00677453" w:rsidRPr="00116121">
          <w:rPr>
            <w:rStyle w:val="Hyperlink"/>
            <w:rFonts w:ascii="Calibri" w:hAnsi="Calibri" w:cs="Calibri"/>
          </w:rPr>
          <w:t>4.1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Graphical representation of XCP Interface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_Toc422301807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8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08" w:history="1">
        <w:r w:rsidR="00677453" w:rsidRPr="00116121">
          <w:rPr>
            <w:rStyle w:val="Hyperlink"/>
            <w:rFonts w:ascii="Calibri" w:hAnsi="Calibri" w:cs="Calibri"/>
          </w:rPr>
          <w:t>4.2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Data Flow Diagram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_Toc422301808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8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09" w:history="1">
        <w:r w:rsidR="00677453" w:rsidRPr="00116121">
          <w:rPr>
            <w:rStyle w:val="Hyperlink"/>
            <w:rFonts w:ascii="Calibri" w:hAnsi="Calibri" w:cs="Calibri"/>
          </w:rPr>
          <w:t>4.2.1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Module level DFD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_Toc422301809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8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0" w:history="1">
        <w:r w:rsidR="00677453" w:rsidRPr="00116121">
          <w:rPr>
            <w:rStyle w:val="Hyperlink"/>
            <w:rFonts w:ascii="Calibri" w:hAnsi="Calibri" w:cs="Calibri"/>
          </w:rPr>
          <w:t>4.2.2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Sub-Module level DFD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_Toc422301810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8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1" w:history="1">
        <w:r w:rsidR="00677453" w:rsidRPr="00116121">
          <w:rPr>
            <w:rStyle w:val="Hyperlink"/>
            <w:rFonts w:ascii="Calibri" w:hAnsi="Calibri" w:cs="Calibri"/>
          </w:rPr>
          <w:t>4.3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COMPONENT FLOW DIAGRAM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_Toc422301811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8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12" w:history="1">
        <w:r w:rsidR="00677453" w:rsidRPr="00116121">
          <w:rPr>
            <w:rStyle w:val="Hyperlink"/>
            <w:rFonts w:ascii="Calibri" w:hAnsi="Calibri" w:cs="Calibri"/>
            <w:noProof/>
          </w:rPr>
          <w:t>5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Variable Data Dictionary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_Toc422301812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9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3" w:history="1">
        <w:r w:rsidR="00677453" w:rsidRPr="00116121">
          <w:rPr>
            <w:rStyle w:val="Hyperlink"/>
            <w:rFonts w:ascii="Calibri" w:hAnsi="Calibri" w:cs="Calibri"/>
          </w:rPr>
          <w:t>5.1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User defined typedef definition/declaration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_Toc422301813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9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4" w:history="1">
        <w:r w:rsidR="00677453" w:rsidRPr="00116121">
          <w:rPr>
            <w:rStyle w:val="Hyperlink"/>
            <w:rFonts w:ascii="Calibri" w:hAnsi="Calibri" w:cs="Calibri"/>
          </w:rPr>
          <w:t>5.2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Variable definition for enumerated types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_Toc422301814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9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15" w:history="1">
        <w:r w:rsidR="00677453" w:rsidRPr="00116121">
          <w:rPr>
            <w:rStyle w:val="Hyperlink"/>
            <w:rFonts w:ascii="Calibri" w:hAnsi="Calibri" w:cs="Calibri"/>
            <w:noProof/>
          </w:rPr>
          <w:t>6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Constant Data Dictionary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_Toc422301815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10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6" w:history="1">
        <w:r w:rsidR="00677453" w:rsidRPr="00116121">
          <w:rPr>
            <w:rStyle w:val="Hyperlink"/>
            <w:rFonts w:ascii="Calibri" w:hAnsi="Calibri" w:cs="Calibri"/>
          </w:rPr>
          <w:t>6.1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Program(fixed) Constants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_Toc422301816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10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7" w:history="1">
        <w:r w:rsidR="00677453" w:rsidRPr="00116121">
          <w:rPr>
            <w:rStyle w:val="Hyperlink"/>
            <w:rFonts w:ascii="Calibri" w:hAnsi="Calibri" w:cs="Calibri"/>
          </w:rPr>
          <w:t>6.1.1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Embedded Constants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_Toc422301817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10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8" w:history="1">
        <w:r w:rsidR="00677453" w:rsidRPr="00116121">
          <w:rPr>
            <w:rStyle w:val="Hyperlink"/>
            <w:rFonts w:ascii="Calibri" w:hAnsi="Calibri" w:cs="Calibri"/>
          </w:rPr>
          <w:t>6.1.1.1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Local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_Toc422301818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10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19" w:history="1">
        <w:r w:rsidR="00677453" w:rsidRPr="00116121">
          <w:rPr>
            <w:rStyle w:val="Hyperlink"/>
            <w:rFonts w:ascii="Calibri" w:hAnsi="Calibri" w:cs="Calibri"/>
          </w:rPr>
          <w:t>6.1.1.2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Global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_Toc422301819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10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0" w:history="1">
        <w:r w:rsidR="00677453" w:rsidRPr="00116121">
          <w:rPr>
            <w:rStyle w:val="Hyperlink"/>
            <w:rFonts w:ascii="Calibri" w:hAnsi="Calibri" w:cs="Calibri"/>
          </w:rPr>
          <w:t>6.1.2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Module specific Lookup Tables Constants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_Toc422301820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10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21" w:history="1">
        <w:r w:rsidR="00677453" w:rsidRPr="00116121">
          <w:rPr>
            <w:rStyle w:val="Hyperlink"/>
            <w:rFonts w:ascii="Calibri" w:hAnsi="Calibri" w:cs="Calibri"/>
            <w:noProof/>
          </w:rPr>
          <w:t>7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Software Module Implementation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_Toc422301821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11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2" w:history="1">
        <w:r w:rsidR="00677453" w:rsidRPr="00116121">
          <w:rPr>
            <w:rStyle w:val="Hyperlink"/>
            <w:rFonts w:ascii="Calibri" w:hAnsi="Calibri" w:cs="Calibri"/>
          </w:rPr>
          <w:t>7.1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Sub-Module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_Toc422301822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3" w:history="1">
        <w:r w:rsidR="00677453" w:rsidRPr="00116121">
          <w:rPr>
            <w:rStyle w:val="Hyperlink"/>
            <w:rFonts w:ascii="Calibri" w:hAnsi="Calibri" w:cs="Calibri"/>
          </w:rPr>
          <w:t>7.2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Initialization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_Toc422301823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4" w:history="1">
        <w:r w:rsidR="00677453" w:rsidRPr="00116121">
          <w:rPr>
            <w:rStyle w:val="Hyperlink"/>
            <w:rFonts w:ascii="Calibri" w:hAnsi="Calibri" w:cs="Calibri"/>
          </w:rPr>
          <w:t>7.3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PERIODIC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_Toc422301824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5" w:history="1">
        <w:r w:rsidR="00677453" w:rsidRPr="00116121">
          <w:rPr>
            <w:rStyle w:val="Hyperlink"/>
            <w:rFonts w:ascii="Calibri" w:hAnsi="Calibri" w:cs="Calibri"/>
          </w:rPr>
          <w:t>7.3.1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Xcp2msDaq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_Toc422301825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6" w:history="1">
        <w:r w:rsidR="00677453" w:rsidRPr="00116121">
          <w:rPr>
            <w:rStyle w:val="Hyperlink"/>
            <w:rFonts w:ascii="Calibri" w:hAnsi="Calibri" w:cs="Calibri"/>
          </w:rPr>
          <w:t>7.3.1.1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Design Rationale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_Toc422301826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7" w:history="1">
        <w:r w:rsidR="00677453" w:rsidRPr="00116121">
          <w:rPr>
            <w:rStyle w:val="Hyperlink"/>
            <w:rFonts w:ascii="Calibri" w:hAnsi="Calibri" w:cs="Calibri"/>
          </w:rPr>
          <w:t>7.3.1.2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Store Module Inputs to Local copies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_Toc422301827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8" w:history="1">
        <w:r w:rsidR="00677453" w:rsidRPr="00116121">
          <w:rPr>
            <w:rStyle w:val="Hyperlink"/>
            <w:rFonts w:ascii="Calibri" w:hAnsi="Calibri" w:cs="Calibri"/>
          </w:rPr>
          <w:t>7.3.1.3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(Processing of function)………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_Toc422301828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29" w:history="1">
        <w:r w:rsidR="00677453" w:rsidRPr="00116121">
          <w:rPr>
            <w:rStyle w:val="Hyperlink"/>
            <w:rFonts w:ascii="Calibri" w:hAnsi="Calibri" w:cs="Calibri"/>
          </w:rPr>
          <w:t>7.3.1.4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Store Local copy of outputs into Module Outputs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_Toc422301829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0" w:history="1">
        <w:r w:rsidR="00677453" w:rsidRPr="00116121">
          <w:rPr>
            <w:rStyle w:val="Hyperlink"/>
            <w:rFonts w:ascii="Calibri" w:hAnsi="Calibri" w:cs="Calibri"/>
          </w:rPr>
          <w:t>7.4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Non PERIODIC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_Toc422301830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1" w:history="1">
        <w:r w:rsidR="00677453" w:rsidRPr="00116121">
          <w:rPr>
            <w:rStyle w:val="Hyperlink"/>
            <w:rFonts w:ascii="Calibri" w:hAnsi="Calibri" w:cs="Calibri"/>
          </w:rPr>
          <w:t>7.5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Interrupt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_Toc422301831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2" w:history="1">
        <w:r w:rsidR="00677453" w:rsidRPr="00116121">
          <w:rPr>
            <w:rStyle w:val="Hyperlink"/>
            <w:rFonts w:ascii="Calibri" w:hAnsi="Calibri" w:cs="Calibri"/>
          </w:rPr>
          <w:t>7.6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Serial Communication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_Toc422301832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3" w:history="1">
        <w:r w:rsidR="00677453" w:rsidRPr="00116121">
          <w:rPr>
            <w:rStyle w:val="Hyperlink"/>
            <w:rFonts w:ascii="Calibri" w:hAnsi="Calibri" w:cs="Calibri"/>
          </w:rPr>
          <w:t>7.7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Local Function/Macro Definitions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_Toc422301833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4" w:history="1">
        <w:r w:rsidR="00677453" w:rsidRPr="00116121">
          <w:rPr>
            <w:rStyle w:val="Hyperlink"/>
            <w:rFonts w:ascii="Calibri" w:hAnsi="Calibri" w:cs="Calibri"/>
          </w:rPr>
          <w:t>7.8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GLObAL Function/Macro Definitions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_Toc422301834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5" w:history="1">
        <w:r w:rsidR="00677453" w:rsidRPr="00116121">
          <w:rPr>
            <w:rStyle w:val="Hyperlink"/>
            <w:rFonts w:ascii="Calibri" w:hAnsi="Calibri" w:cs="Calibri"/>
          </w:rPr>
          <w:t>7.8.1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ApplXcpGetTimestamp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_Toc422301835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11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6" w:history="1">
        <w:r w:rsidR="00677453" w:rsidRPr="00116121">
          <w:rPr>
            <w:rStyle w:val="Hyperlink"/>
            <w:rFonts w:ascii="Calibri" w:hAnsi="Calibri" w:cs="Calibri"/>
          </w:rPr>
          <w:t>7.8.1.1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Description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_Toc422301836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12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7" w:history="1">
        <w:r w:rsidR="00677453" w:rsidRPr="00116121">
          <w:rPr>
            <w:rStyle w:val="Hyperlink"/>
            <w:rFonts w:ascii="Calibri" w:hAnsi="Calibri" w:cs="Calibri"/>
          </w:rPr>
          <w:t>7.8.2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ApplXcpGetPointer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_Toc422301837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12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8" w:history="1">
        <w:r w:rsidR="00677453" w:rsidRPr="00116121">
          <w:rPr>
            <w:rStyle w:val="Hyperlink"/>
            <w:rFonts w:ascii="Calibri" w:hAnsi="Calibri" w:cs="Calibri"/>
          </w:rPr>
          <w:t>7.8.2.1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Description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_Toc422301838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12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39" w:history="1">
        <w:r w:rsidR="00677453" w:rsidRPr="00116121">
          <w:rPr>
            <w:rStyle w:val="Hyperlink"/>
            <w:rFonts w:ascii="Calibri" w:hAnsi="Calibri" w:cs="Calibri"/>
          </w:rPr>
          <w:t>7.8.3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ApplXcpCalibrationWrite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_Toc422301839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12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0" w:history="1">
        <w:r w:rsidR="00677453" w:rsidRPr="00116121">
          <w:rPr>
            <w:rStyle w:val="Hyperlink"/>
            <w:rFonts w:ascii="Calibri" w:hAnsi="Calibri" w:cs="Calibri"/>
          </w:rPr>
          <w:t>7.8.3.1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Description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_Toc422301840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12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1" w:history="1">
        <w:r w:rsidR="00677453" w:rsidRPr="00116121">
          <w:rPr>
            <w:rStyle w:val="Hyperlink"/>
            <w:rFonts w:ascii="Calibri" w:hAnsi="Calibri" w:cs="Calibri"/>
          </w:rPr>
          <w:t>7.8.4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ApplXcpWrCmn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_Toc422301841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13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2" w:history="1">
        <w:r w:rsidR="00677453" w:rsidRPr="00116121">
          <w:rPr>
            <w:rStyle w:val="Hyperlink"/>
            <w:rFonts w:ascii="Calibri" w:hAnsi="Calibri" w:cs="Calibri"/>
          </w:rPr>
          <w:t>7.8.4.1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Description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_Toc422301842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13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3" w:history="1">
        <w:r w:rsidR="00677453" w:rsidRPr="00116121">
          <w:rPr>
            <w:rStyle w:val="Hyperlink"/>
            <w:rFonts w:ascii="Calibri" w:hAnsi="Calibri" w:cs="Calibri"/>
          </w:rPr>
          <w:t>7.8.5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ApplXcpCalibrationRead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_Toc422301843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13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4" w:history="1">
        <w:r w:rsidR="00677453" w:rsidRPr="00116121">
          <w:rPr>
            <w:rStyle w:val="Hyperlink"/>
            <w:rFonts w:ascii="Calibri" w:hAnsi="Calibri" w:cs="Calibri"/>
          </w:rPr>
          <w:t>7.8.5.1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Description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_Toc422301844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13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22301845" w:history="1">
        <w:r w:rsidR="00677453" w:rsidRPr="00116121">
          <w:rPr>
            <w:rStyle w:val="Hyperlink"/>
            <w:rFonts w:ascii="Calibri" w:hAnsi="Calibri" w:cs="Calibri"/>
          </w:rPr>
          <w:t>7.9</w:t>
        </w:r>
        <w:r w:rsidR="00677453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77453" w:rsidRPr="00116121">
          <w:rPr>
            <w:rStyle w:val="Hyperlink"/>
            <w:rFonts w:ascii="Calibri" w:hAnsi="Calibri" w:cs="Calibri"/>
          </w:rPr>
          <w:t>TRANSIENT FUNCTIONS</w:t>
        </w:r>
        <w:r w:rsidR="00677453">
          <w:rPr>
            <w:webHidden/>
          </w:rPr>
          <w:tab/>
        </w:r>
        <w:r w:rsidR="00677453">
          <w:rPr>
            <w:webHidden/>
          </w:rPr>
          <w:fldChar w:fldCharType="begin"/>
        </w:r>
        <w:r w:rsidR="00677453">
          <w:rPr>
            <w:webHidden/>
          </w:rPr>
          <w:instrText xml:space="preserve"> PAGEREF _Toc422301845 \h </w:instrText>
        </w:r>
        <w:r w:rsidR="00677453">
          <w:rPr>
            <w:webHidden/>
          </w:rPr>
        </w:r>
        <w:r w:rsidR="00677453">
          <w:rPr>
            <w:webHidden/>
          </w:rPr>
          <w:fldChar w:fldCharType="separate"/>
        </w:r>
        <w:r w:rsidR="00677453">
          <w:rPr>
            <w:webHidden/>
          </w:rPr>
          <w:t>13</w:t>
        </w:r>
        <w:r w:rsidR="00677453">
          <w:rPr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46" w:history="1">
        <w:r w:rsidR="00677453" w:rsidRPr="00116121">
          <w:rPr>
            <w:rStyle w:val="Hyperlink"/>
            <w:rFonts w:ascii="Calibri" w:hAnsi="Calibri" w:cs="Calibri"/>
            <w:noProof/>
          </w:rPr>
          <w:t>8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Unit Test Considerations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_Toc422301846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14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47" w:history="1">
        <w:r w:rsidR="00677453" w:rsidRPr="00116121">
          <w:rPr>
            <w:rStyle w:val="Hyperlink"/>
            <w:rFonts w:ascii="Calibri" w:hAnsi="Calibri" w:cs="Calibri"/>
            <w:noProof/>
          </w:rPr>
          <w:t>9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Known Limitations With Design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_Toc422301847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15</w:t>
        </w:r>
        <w:r w:rsidR="00677453">
          <w:rPr>
            <w:noProof/>
            <w:webHidden/>
          </w:rPr>
          <w:fldChar w:fldCharType="end"/>
        </w:r>
      </w:hyperlink>
    </w:p>
    <w:p w:rsidR="00677453" w:rsidRDefault="00393DF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hyperlink w:anchor="_Toc422301848" w:history="1">
        <w:r w:rsidR="00677453" w:rsidRPr="00116121">
          <w:rPr>
            <w:rStyle w:val="Hyperlink"/>
            <w:rFonts w:ascii="Calibri" w:hAnsi="Calibri" w:cs="Calibri"/>
            <w:noProof/>
          </w:rPr>
          <w:t>10</w:t>
        </w:r>
        <w:r w:rsidR="00677453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677453" w:rsidRPr="00116121">
          <w:rPr>
            <w:rStyle w:val="Hyperlink"/>
            <w:rFonts w:ascii="Calibri" w:hAnsi="Calibri" w:cs="Calibri"/>
            <w:noProof/>
          </w:rPr>
          <w:t>Appendix</w:t>
        </w:r>
        <w:r w:rsidR="00677453">
          <w:rPr>
            <w:noProof/>
            <w:webHidden/>
          </w:rPr>
          <w:tab/>
        </w:r>
        <w:r w:rsidR="00677453">
          <w:rPr>
            <w:noProof/>
            <w:webHidden/>
          </w:rPr>
          <w:fldChar w:fldCharType="begin"/>
        </w:r>
        <w:r w:rsidR="00677453">
          <w:rPr>
            <w:noProof/>
            <w:webHidden/>
          </w:rPr>
          <w:instrText xml:space="preserve"> PAGEREF _Toc422301848 \h </w:instrText>
        </w:r>
        <w:r w:rsidR="00677453">
          <w:rPr>
            <w:noProof/>
            <w:webHidden/>
          </w:rPr>
        </w:r>
        <w:r w:rsidR="00677453">
          <w:rPr>
            <w:noProof/>
            <w:webHidden/>
          </w:rPr>
          <w:fldChar w:fldCharType="separate"/>
        </w:r>
        <w:r w:rsidR="00677453">
          <w:rPr>
            <w:noProof/>
            <w:webHidden/>
          </w:rPr>
          <w:t>16</w:t>
        </w:r>
        <w:r w:rsidR="00677453">
          <w:rPr>
            <w:noProof/>
            <w:webHidden/>
          </w:rPr>
          <w:fldChar w:fldCharType="end"/>
        </w:r>
      </w:hyperlink>
    </w:p>
    <w:p w:rsidR="00891F29" w:rsidRPr="00AA38E8" w:rsidRDefault="009C5629">
      <w:pPr>
        <w:rPr>
          <w:rFonts w:cs="Calibri"/>
        </w:rPr>
      </w:pPr>
      <w:r w:rsidRPr="00AA38E8">
        <w:rPr>
          <w:rFonts w:cs="Calibri"/>
          <w:b/>
          <w:caps/>
          <w:color w:val="000000"/>
          <w:sz w:val="24"/>
          <w:szCs w:val="20"/>
          <w:lang w:val="en-GB" w:bidi="ar-SA"/>
        </w:rPr>
        <w:fldChar w:fldCharType="end"/>
      </w:r>
    </w:p>
    <w:p w:rsidR="00B81C1B" w:rsidRPr="00AA38E8" w:rsidRDefault="00B81C1B">
      <w:pPr>
        <w:rPr>
          <w:rFonts w:cs="Calibri"/>
        </w:rPr>
      </w:pPr>
    </w:p>
    <w:p w:rsidR="00707BA6" w:rsidRPr="00AA38E8" w:rsidRDefault="00707BA6" w:rsidP="00707BA6">
      <w:pPr>
        <w:pStyle w:val="TOC3"/>
        <w:numPr>
          <w:ilvl w:val="0"/>
          <w:numId w:val="0"/>
        </w:numPr>
        <w:ind w:left="567"/>
        <w:rPr>
          <w:rFonts w:cs="Calibri"/>
        </w:rPr>
      </w:pPr>
    </w:p>
    <w:p w:rsidR="00063A7A" w:rsidRPr="00AA38E8" w:rsidRDefault="00B81C1B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4" w:name="_Toc367436496"/>
      <w:bookmarkStart w:id="25" w:name="_Toc422301803"/>
      <w:r w:rsidRPr="00AA38E8">
        <w:rPr>
          <w:rFonts w:ascii="Calibri" w:hAnsi="Calibri" w:cs="Calibri"/>
        </w:rPr>
        <w:lastRenderedPageBreak/>
        <w:t>A</w:t>
      </w:r>
      <w:bookmarkEnd w:id="24"/>
      <w:r w:rsidR="001161D2" w:rsidRPr="00AA38E8">
        <w:rPr>
          <w:rFonts w:ascii="Calibri" w:hAnsi="Calibri" w:cs="Calibri"/>
        </w:rPr>
        <w:t xml:space="preserve">bbrevations And </w:t>
      </w:r>
      <w:r w:rsidR="00063A7A" w:rsidRPr="00AA38E8">
        <w:rPr>
          <w:rFonts w:ascii="Calibri" w:hAnsi="Calibri" w:cs="Calibri"/>
        </w:rPr>
        <w:t>Acronyms</w:t>
      </w:r>
      <w:bookmarkEnd w:id="25"/>
    </w:p>
    <w:tbl>
      <w:tblPr>
        <w:tblW w:w="0" w:type="auto"/>
        <w:tblInd w:w="64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437"/>
        <w:gridCol w:w="6202"/>
      </w:tblGrid>
      <w:tr w:rsidR="001161D2" w:rsidRPr="00AA38E8" w:rsidTr="00B915BD">
        <w:tc>
          <w:tcPr>
            <w:tcW w:w="2437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B1EDB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Abbreviation</w:t>
            </w:r>
          </w:p>
        </w:tc>
        <w:tc>
          <w:tcPr>
            <w:tcW w:w="6202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27610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Description</w:t>
            </w:r>
          </w:p>
        </w:tc>
      </w:tr>
      <w:tr w:rsidR="001161D2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1161D2" w:rsidRPr="00AA38E8" w:rsidRDefault="00136080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DFD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1161D2" w:rsidRPr="00AA38E8" w:rsidRDefault="00E53BF0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Design functional diagram</w:t>
            </w:r>
          </w:p>
        </w:tc>
      </w:tr>
      <w:tr w:rsidR="00D52276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MDD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Module design Document</w:t>
            </w:r>
          </w:p>
        </w:tc>
      </w:tr>
      <w:tr w:rsidR="00D52276" w:rsidRPr="00AA38E8" w:rsidTr="00D52276">
        <w:tc>
          <w:tcPr>
            <w:tcW w:w="24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</w:p>
        </w:tc>
        <w:tc>
          <w:tcPr>
            <w:tcW w:w="62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Pr="00AA38E8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&lt;ADD  more to the table if applicable&gt;</w:t>
            </w:r>
          </w:p>
        </w:tc>
      </w:tr>
      <w:tr w:rsidR="00D52276" w:rsidRPr="00AA38E8" w:rsidTr="00151B09">
        <w:trPr>
          <w:trHeight w:val="87"/>
        </w:trPr>
        <w:tc>
          <w:tcPr>
            <w:tcW w:w="2437" w:type="dxa"/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</w:p>
        </w:tc>
        <w:tc>
          <w:tcPr>
            <w:tcW w:w="6202" w:type="dxa"/>
            <w:shd w:val="clear" w:color="auto" w:fill="auto"/>
          </w:tcPr>
          <w:p w:rsidR="00D52276" w:rsidRPr="00AA38E8" w:rsidRDefault="00D52276">
            <w:pPr>
              <w:rPr>
                <w:rFonts w:cs="Calibri"/>
                <w:sz w:val="19"/>
              </w:rPr>
            </w:pPr>
          </w:p>
        </w:tc>
      </w:tr>
    </w:tbl>
    <w:p w:rsidR="00B81C1B" w:rsidRPr="00AA38E8" w:rsidRDefault="00B81C1B">
      <w:pPr>
        <w:rPr>
          <w:rFonts w:cs="Calibri"/>
          <w:sz w:val="19"/>
        </w:rPr>
      </w:pPr>
    </w:p>
    <w:p w:rsidR="00063A7A" w:rsidRPr="00AA38E8" w:rsidRDefault="00063A7A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6" w:name="_Toc422301804"/>
      <w:r w:rsidRPr="00AA38E8">
        <w:rPr>
          <w:rFonts w:ascii="Calibri" w:hAnsi="Calibri" w:cs="Calibri"/>
        </w:rPr>
        <w:lastRenderedPageBreak/>
        <w:t>References</w:t>
      </w:r>
      <w:bookmarkEnd w:id="26"/>
    </w:p>
    <w:p w:rsidR="00063A7A" w:rsidRPr="00AA38E8" w:rsidRDefault="00063A7A" w:rsidP="00063A7A">
      <w:pPr>
        <w:rPr>
          <w:rFonts w:cs="Calibri"/>
          <w:lang w:bidi="ar-SA"/>
        </w:rPr>
      </w:pPr>
      <w:r w:rsidRPr="00AA38E8">
        <w:rPr>
          <w:rFonts w:cs="Calibri"/>
          <w:lang w:bidi="ar-SA"/>
        </w:rPr>
        <w:t xml:space="preserve">This section </w:t>
      </w:r>
      <w:r w:rsidR="00C71993" w:rsidRPr="00AA38E8">
        <w:rPr>
          <w:rFonts w:cs="Calibri"/>
          <w:lang w:bidi="ar-SA"/>
        </w:rPr>
        <w:t>lists</w:t>
      </w:r>
      <w:r w:rsidRPr="00AA38E8">
        <w:rPr>
          <w:rFonts w:cs="Calibri"/>
          <w:lang w:bidi="ar-SA"/>
        </w:rPr>
        <w:t xml:space="preserve"> the title &amp; version of all the documents that are referred for development of this document</w:t>
      </w:r>
    </w:p>
    <w:tbl>
      <w:tblPr>
        <w:tblW w:w="0" w:type="auto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101"/>
        <w:gridCol w:w="6095"/>
        <w:gridCol w:w="2091"/>
      </w:tblGrid>
      <w:tr w:rsidR="00063A7A" w:rsidRPr="00AA38E8" w:rsidTr="00151B09">
        <w:tc>
          <w:tcPr>
            <w:tcW w:w="110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Sr. No.</w:t>
            </w:r>
          </w:p>
        </w:tc>
        <w:tc>
          <w:tcPr>
            <w:tcW w:w="6095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Title</w:t>
            </w:r>
          </w:p>
        </w:tc>
        <w:tc>
          <w:tcPr>
            <w:tcW w:w="209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Version</w:t>
            </w:r>
          </w:p>
        </w:tc>
      </w:tr>
      <w:tr w:rsidR="00063A7A" w:rsidRPr="00AA38E8" w:rsidTr="00151B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AE640F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</w:t>
            </w:r>
            <w:r w:rsidR="002D6391">
              <w:rPr>
                <w:rFonts w:cs="Calibri"/>
                <w:lang w:bidi="ar-SA"/>
              </w:rPr>
              <w:t>1</w:t>
            </w:r>
            <w:r w:rsidR="000863AA">
              <w:rPr>
                <w:rFonts w:cs="Calibri"/>
                <w:lang w:bidi="ar-SA"/>
              </w:rPr>
              <w:t>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0863A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</w:t>
            </w:r>
            <w:r w:rsidR="00B915BD">
              <w:rPr>
                <w:rFonts w:cs="Calibri"/>
                <w:lang w:bidi="ar-SA"/>
              </w:rPr>
              <w:t>MDD Guidelines</w:t>
            </w:r>
            <w:r>
              <w:rPr>
                <w:rFonts w:cs="Calibri"/>
                <w:lang w:bidi="ar-SA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3A7A" w:rsidRPr="00AA38E8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D52276" w:rsidRPr="00AA38E8" w:rsidTr="00151B09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&lt;2&gt;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szCs w:val="19"/>
              </w:rPr>
              <w:t>&lt;</w:t>
            </w:r>
            <w:r w:rsidRPr="008C412D">
              <w:rPr>
                <w:rFonts w:cs="Calibri"/>
                <w:szCs w:val="19"/>
              </w:rPr>
              <w:t>Software Naming Conventions</w:t>
            </w:r>
            <w:r>
              <w:rPr>
                <w:rFonts w:cs="Calibri"/>
                <w:szCs w:val="19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132EC3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32EC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&lt;3&gt;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32EC3" w:rsidP="00063A7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 xml:space="preserve">&lt;Coding </w:t>
            </w:r>
            <w:r w:rsidR="00C71993">
              <w:rPr>
                <w:rFonts w:cs="Calibri"/>
                <w:szCs w:val="19"/>
              </w:rPr>
              <w:t>standards</w:t>
            </w:r>
            <w:r>
              <w:rPr>
                <w:rFonts w:cs="Calibri"/>
                <w:szCs w:val="19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B352F7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B352F7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&lt;4&gt;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B352F7" w:rsidP="009C2C9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>&lt;FDD 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391B7B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Not available</w:t>
            </w:r>
          </w:p>
        </w:tc>
      </w:tr>
      <w:tr w:rsidR="00D31601" w:rsidRPr="00AA38E8" w:rsidTr="00D52276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lang w:bidi="ar-SA"/>
              </w:rPr>
            </w:pPr>
          </w:p>
        </w:tc>
        <w:tc>
          <w:tcPr>
            <w:tcW w:w="6095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>&lt;Add if more available&gt;</w:t>
            </w:r>
          </w:p>
        </w:tc>
        <w:tc>
          <w:tcPr>
            <w:tcW w:w="2091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lang w:bidi="ar-SA"/>
              </w:rPr>
            </w:pPr>
          </w:p>
        </w:tc>
      </w:tr>
    </w:tbl>
    <w:p w:rsidR="00120D8E" w:rsidRPr="00AA38E8" w:rsidRDefault="00153F83" w:rsidP="00D6547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27" w:name="_Toc422301805"/>
      <w:bookmarkEnd w:id="19"/>
      <w:bookmarkEnd w:id="20"/>
      <w:bookmarkEnd w:id="21"/>
      <w:bookmarkEnd w:id="22"/>
      <w:bookmarkEnd w:id="23"/>
      <w:r>
        <w:rPr>
          <w:rFonts w:ascii="Calibri" w:hAnsi="Calibri" w:cs="Calibri"/>
        </w:rPr>
        <w:lastRenderedPageBreak/>
        <w:t>XCP</w:t>
      </w:r>
      <w:r w:rsidR="00677453">
        <w:rPr>
          <w:rFonts w:ascii="Calibri" w:hAnsi="Calibri" w:cs="Calibri"/>
        </w:rPr>
        <w:t xml:space="preserve"> Interface</w:t>
      </w:r>
      <w:r w:rsidR="002D6391">
        <w:rPr>
          <w:rFonts w:ascii="Calibri" w:hAnsi="Calibri" w:cs="Calibri"/>
        </w:rPr>
        <w:t xml:space="preserve"> &amp; </w:t>
      </w:r>
      <w:r w:rsidR="00120D8E" w:rsidRPr="00AA38E8">
        <w:rPr>
          <w:rFonts w:ascii="Calibri" w:hAnsi="Calibri" w:cs="Calibri"/>
        </w:rPr>
        <w:t>High-Level Description</w:t>
      </w:r>
      <w:bookmarkEnd w:id="27"/>
    </w:p>
    <w:p w:rsidR="00120D8E" w:rsidRPr="00677453" w:rsidRDefault="00153F83" w:rsidP="00120D8E">
      <w:pPr>
        <w:rPr>
          <w:rFonts w:cs="Calibri"/>
        </w:rPr>
      </w:pPr>
      <w:r w:rsidRPr="00677453">
        <w:rPr>
          <w:rFonts w:cs="Calibri"/>
        </w:rPr>
        <w:t>XCP</w:t>
      </w:r>
      <w:r w:rsidR="00677453" w:rsidRPr="00677453">
        <w:rPr>
          <w:rFonts w:cs="Calibri"/>
        </w:rPr>
        <w:t xml:space="preserve"> Interface</w:t>
      </w:r>
      <w:r w:rsidRPr="00677453">
        <w:rPr>
          <w:rFonts w:cs="Calibri"/>
        </w:rPr>
        <w:t xml:space="preserve"> provides </w:t>
      </w:r>
      <w:r w:rsidR="00677453" w:rsidRPr="00677453">
        <w:rPr>
          <w:rFonts w:cs="Calibri"/>
        </w:rPr>
        <w:t xml:space="preserve">multiple </w:t>
      </w:r>
      <w:r w:rsidRPr="00677453">
        <w:rPr>
          <w:rFonts w:cs="Calibri"/>
        </w:rPr>
        <w:t>functions t</w:t>
      </w:r>
      <w:r w:rsidR="00677453" w:rsidRPr="00677453">
        <w:rPr>
          <w:rFonts w:cs="Calibri"/>
        </w:rPr>
        <w:t>hat</w:t>
      </w:r>
      <w:r w:rsidRPr="00677453">
        <w:rPr>
          <w:rFonts w:cs="Calibri"/>
        </w:rPr>
        <w:t xml:space="preserve"> allow XCP end users and tools to interface with software components </w:t>
      </w:r>
      <w:r w:rsidR="00677453" w:rsidRPr="00677453">
        <w:rPr>
          <w:rFonts w:cs="Calibri"/>
        </w:rPr>
        <w:t>contained in the application</w:t>
      </w:r>
      <w:r w:rsidRPr="00677453">
        <w:rPr>
          <w:rFonts w:cs="Calibri"/>
        </w:rPr>
        <w:t xml:space="preserve">. </w:t>
      </w:r>
    </w:p>
    <w:p w:rsidR="00120D8E" w:rsidRPr="00AA38E8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28" w:name="_Toc422301806"/>
      <w:r w:rsidRPr="00AA38E8">
        <w:rPr>
          <w:rFonts w:ascii="Calibri" w:hAnsi="Calibri" w:cs="Calibri"/>
        </w:rPr>
        <w:lastRenderedPageBreak/>
        <w:t>Design details of software module</w:t>
      </w:r>
      <w:bookmarkEnd w:id="28"/>
    </w:p>
    <w:p w:rsidR="00DE24CB" w:rsidRPr="00AA38E8" w:rsidRDefault="00BA0018" w:rsidP="00DE24CB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29" w:name="_Toc422301296"/>
      <w:bookmarkStart w:id="30" w:name="_Toc422301807"/>
      <w:bookmarkEnd w:id="29"/>
      <w:r>
        <w:rPr>
          <w:rFonts w:ascii="Calibri" w:hAnsi="Calibri" w:cs="Calibri"/>
        </w:rPr>
        <w:t>G</w:t>
      </w:r>
      <w:r w:rsidR="002D6391">
        <w:rPr>
          <w:rFonts w:ascii="Calibri" w:hAnsi="Calibri" w:cs="Calibri"/>
        </w:rPr>
        <w:t xml:space="preserve">raphical representation of </w:t>
      </w:r>
      <w:r w:rsidR="00153F83">
        <w:rPr>
          <w:rFonts w:ascii="Calibri" w:hAnsi="Calibri" w:cs="Calibri"/>
        </w:rPr>
        <w:t>XCP</w:t>
      </w:r>
      <w:r w:rsidR="00677453">
        <w:rPr>
          <w:rFonts w:ascii="Calibri" w:hAnsi="Calibri" w:cs="Calibri"/>
        </w:rPr>
        <w:t xml:space="preserve"> Interface</w:t>
      </w:r>
      <w:bookmarkEnd w:id="30"/>
    </w:p>
    <w:p w:rsidR="00656B0A" w:rsidRDefault="00677453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2D6391" w:rsidRPr="002D6391" w:rsidRDefault="002D6391" w:rsidP="002D6391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1" w:name="_Toc422301808"/>
      <w:r w:rsidRPr="002D6391">
        <w:rPr>
          <w:rFonts w:ascii="Calibri" w:hAnsi="Calibri" w:cs="Calibri"/>
        </w:rPr>
        <w:t>Data Flow Diagram</w:t>
      </w:r>
      <w:bookmarkEnd w:id="31"/>
    </w:p>
    <w:p w:rsidR="002D6391" w:rsidRPr="002D6391" w:rsidRDefault="00153F83" w:rsidP="002D6391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2D6391" w:rsidRPr="002D6391" w:rsidRDefault="002D6391" w:rsidP="00A3258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32" w:name="_Toc375924736"/>
      <w:bookmarkStart w:id="33" w:name="_Toc422301809"/>
      <w:r w:rsidRPr="002D6391">
        <w:rPr>
          <w:rFonts w:ascii="Calibri" w:hAnsi="Calibri" w:cs="Calibri"/>
        </w:rPr>
        <w:t>Module level DFD</w:t>
      </w:r>
      <w:bookmarkEnd w:id="32"/>
      <w:bookmarkEnd w:id="33"/>
    </w:p>
    <w:p w:rsidR="00722EA8" w:rsidRDefault="00153F83" w:rsidP="00722EA8">
      <w:pPr>
        <w:rPr>
          <w:i/>
          <w:lang w:bidi="ar-SA"/>
        </w:rPr>
      </w:pPr>
      <w:r>
        <w:rPr>
          <w:rFonts w:cs="Calibri"/>
          <w:i/>
          <w:lang w:bidi="ar-SA"/>
        </w:rPr>
        <w:t>None</w:t>
      </w:r>
    </w:p>
    <w:p w:rsidR="00A32585" w:rsidRPr="00A32585" w:rsidRDefault="00A32585" w:rsidP="00A3258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34" w:name="_Toc375924737"/>
      <w:bookmarkStart w:id="35" w:name="_Toc422301810"/>
      <w:r w:rsidRPr="00A32585">
        <w:rPr>
          <w:rFonts w:ascii="Calibri" w:hAnsi="Calibri" w:cs="Calibri"/>
        </w:rPr>
        <w:t>Sub-Module level DFD</w:t>
      </w:r>
      <w:bookmarkEnd w:id="34"/>
      <w:bookmarkEnd w:id="35"/>
    </w:p>
    <w:p w:rsidR="00C576BF" w:rsidRPr="002748BA" w:rsidRDefault="00153F83" w:rsidP="002748BA">
      <w:pPr>
        <w:rPr>
          <w:i/>
          <w:lang w:bidi="ar-SA"/>
        </w:rPr>
      </w:pPr>
      <w:r>
        <w:rPr>
          <w:i/>
          <w:lang w:bidi="ar-SA"/>
        </w:rPr>
        <w:t>None</w:t>
      </w:r>
    </w:p>
    <w:p w:rsidR="00C576BF" w:rsidRPr="00151B09" w:rsidRDefault="00B85E5D" w:rsidP="00151B09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6" w:name="_Toc422301811"/>
      <w:r w:rsidRPr="00151B09">
        <w:rPr>
          <w:rFonts w:ascii="Calibri" w:hAnsi="Calibri" w:cs="Calibri"/>
        </w:rPr>
        <w:t>COMPONENT FLOW DIAGRAM</w:t>
      </w:r>
      <w:bookmarkEnd w:id="36"/>
    </w:p>
    <w:p w:rsidR="00A32585" w:rsidRPr="002D6391" w:rsidRDefault="00153F83" w:rsidP="00722EA8">
      <w:pPr>
        <w:rPr>
          <w:i/>
          <w:lang w:bidi="ar-SA"/>
        </w:rPr>
      </w:pPr>
      <w:r>
        <w:rPr>
          <w:i/>
          <w:lang w:bidi="ar-SA"/>
        </w:rPr>
        <w:t>None</w:t>
      </w:r>
    </w:p>
    <w:p w:rsidR="00656B0A" w:rsidRPr="00AA38E8" w:rsidRDefault="00656B0A" w:rsidP="00656B0A">
      <w:pPr>
        <w:rPr>
          <w:rFonts w:cs="Calibri"/>
        </w:rPr>
      </w:pPr>
    </w:p>
    <w:p w:rsidR="00656B0A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37" w:name="_Toc422301812"/>
      <w:r w:rsidRPr="00AA38E8">
        <w:rPr>
          <w:rFonts w:ascii="Calibri" w:hAnsi="Calibri" w:cs="Calibri"/>
        </w:rPr>
        <w:lastRenderedPageBreak/>
        <w:t>Variable Data Dictionary</w:t>
      </w:r>
      <w:bookmarkEnd w:id="37"/>
    </w:p>
    <w:p w:rsidR="00656B0A" w:rsidRPr="00AA38E8" w:rsidRDefault="00656B0A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38" w:name="_Toc382295838"/>
      <w:bookmarkStart w:id="39" w:name="_Toc382297291"/>
      <w:bookmarkStart w:id="40" w:name="_Toc383611455"/>
      <w:bookmarkStart w:id="41" w:name="_Toc389212942"/>
      <w:bookmarkStart w:id="42" w:name="_Toc382295839"/>
      <w:bookmarkStart w:id="43" w:name="_Toc382297292"/>
      <w:bookmarkStart w:id="44" w:name="_Toc383611456"/>
      <w:bookmarkStart w:id="45" w:name="_Toc389212943"/>
      <w:bookmarkStart w:id="46" w:name="_Toc382295842"/>
      <w:bookmarkStart w:id="47" w:name="_Toc382297295"/>
      <w:bookmarkStart w:id="48" w:name="_Toc383611459"/>
      <w:bookmarkStart w:id="49" w:name="_Toc389212946"/>
      <w:bookmarkStart w:id="50" w:name="_Toc382295843"/>
      <w:bookmarkStart w:id="51" w:name="_Toc382297296"/>
      <w:bookmarkStart w:id="52" w:name="_Toc383611460"/>
      <w:bookmarkStart w:id="53" w:name="_Toc389212947"/>
      <w:bookmarkStart w:id="54" w:name="_Toc382295850"/>
      <w:bookmarkStart w:id="55" w:name="_Toc382297303"/>
      <w:bookmarkStart w:id="56" w:name="_Toc383611467"/>
      <w:bookmarkStart w:id="57" w:name="_Toc389212954"/>
      <w:bookmarkStart w:id="58" w:name="_Toc382295853"/>
      <w:bookmarkStart w:id="59" w:name="_Toc382297306"/>
      <w:bookmarkStart w:id="60" w:name="_Toc383611470"/>
      <w:bookmarkStart w:id="61" w:name="_Toc389212957"/>
      <w:bookmarkStart w:id="62" w:name="_Toc382295856"/>
      <w:bookmarkStart w:id="63" w:name="_Toc382297309"/>
      <w:bookmarkStart w:id="64" w:name="_Toc383611473"/>
      <w:bookmarkStart w:id="65" w:name="_Toc389212960"/>
      <w:bookmarkStart w:id="66" w:name="_Toc382295858"/>
      <w:bookmarkStart w:id="67" w:name="_Toc382297311"/>
      <w:bookmarkStart w:id="68" w:name="_Toc383611475"/>
      <w:bookmarkStart w:id="69" w:name="_Toc389212962"/>
      <w:bookmarkStart w:id="70" w:name="_Toc382295859"/>
      <w:bookmarkStart w:id="71" w:name="_Toc382297312"/>
      <w:bookmarkStart w:id="72" w:name="_Toc383611476"/>
      <w:bookmarkStart w:id="73" w:name="_Toc389212963"/>
      <w:bookmarkStart w:id="74" w:name="_Toc382295876"/>
      <w:bookmarkStart w:id="75" w:name="_Toc382297329"/>
      <w:bookmarkStart w:id="76" w:name="_Toc383611493"/>
      <w:bookmarkStart w:id="77" w:name="_Toc389212980"/>
      <w:bookmarkStart w:id="78" w:name="_Toc422301813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AA38E8">
        <w:rPr>
          <w:rFonts w:ascii="Calibri" w:hAnsi="Calibri" w:cs="Calibri"/>
        </w:rPr>
        <w:t>User defined typedef definition/declaration</w:t>
      </w:r>
      <w:bookmarkEnd w:id="78"/>
      <w:r w:rsidRPr="00AA38E8">
        <w:rPr>
          <w:rFonts w:ascii="Calibri" w:hAnsi="Calibri" w:cs="Calibri"/>
        </w:rPr>
        <w:t xml:space="preserve"> </w:t>
      </w:r>
    </w:p>
    <w:p w:rsidR="002E2ADA" w:rsidRPr="00AA38E8" w:rsidRDefault="002E2ADA" w:rsidP="00656B0A">
      <w:pPr>
        <w:rPr>
          <w:rFonts w:cs="Calibri"/>
        </w:rPr>
      </w:pPr>
    </w:p>
    <w:tbl>
      <w:tblPr>
        <w:tblW w:w="98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  <w:gridCol w:w="1126"/>
        <w:gridCol w:w="1126"/>
      </w:tblGrid>
      <w:tr w:rsidR="00656B0A" w:rsidRPr="00AA38E8" w:rsidTr="00F25926">
        <w:tc>
          <w:tcPr>
            <w:tcW w:w="3348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proofErr w:type="spellStart"/>
            <w:r w:rsidRPr="00AA38E8">
              <w:rPr>
                <w:rFonts w:cs="Calibri"/>
                <w:sz w:val="16"/>
              </w:rPr>
              <w:t>Typedef</w:t>
            </w:r>
            <w:proofErr w:type="spellEnd"/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3097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User Defined Type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(min)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(max)</w:t>
            </w:r>
          </w:p>
        </w:tc>
      </w:tr>
      <w:tr w:rsidR="00656B0A" w:rsidRPr="00AA38E8" w:rsidTr="00F25926">
        <w:tc>
          <w:tcPr>
            <w:tcW w:w="3348" w:type="dxa"/>
          </w:tcPr>
          <w:p w:rsidR="00656B0A" w:rsidRPr="00AA38E8" w:rsidRDefault="00656B0A" w:rsidP="002748BA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656B0A" w:rsidRPr="00AA38E8" w:rsidRDefault="00656B0A" w:rsidP="00D5227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6B5804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F25926">
            <w:pPr>
              <w:spacing w:before="60"/>
              <w:rPr>
                <w:rFonts w:cs="Calibri"/>
                <w:sz w:val="16"/>
              </w:rPr>
            </w:pPr>
          </w:p>
        </w:tc>
      </w:tr>
      <w:tr w:rsidR="006B5804" w:rsidRPr="00AA38E8" w:rsidTr="00F25926">
        <w:tc>
          <w:tcPr>
            <w:tcW w:w="3348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49479C" w:rsidRPr="0048012A" w:rsidRDefault="0049479C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9" w:name="_Toc338170478"/>
      <w:bookmarkStart w:id="80" w:name="_Toc375924743"/>
      <w:bookmarkStart w:id="81" w:name="_Toc422301814"/>
      <w:r w:rsidRPr="0048012A">
        <w:rPr>
          <w:rFonts w:ascii="Calibri" w:hAnsi="Calibri" w:cs="Calibri"/>
        </w:rPr>
        <w:t>Variable definition for enumerated types</w:t>
      </w:r>
      <w:bookmarkEnd w:id="79"/>
      <w:bookmarkEnd w:id="80"/>
      <w:bookmarkEnd w:id="81"/>
    </w:p>
    <w:tbl>
      <w:tblPr>
        <w:tblW w:w="7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</w:tblGrid>
      <w:tr w:rsidR="007E1D79" w:rsidRPr="00AA38E8" w:rsidTr="00151B09">
        <w:tc>
          <w:tcPr>
            <w:tcW w:w="3348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Enum</w:t>
            </w:r>
            <w:proofErr w:type="spellEnd"/>
            <w:r>
              <w:rPr>
                <w:rFonts w:cs="Calibri"/>
                <w:sz w:val="16"/>
              </w:rPr>
              <w:t xml:space="preserve"> </w:t>
            </w:r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3097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Value</w:t>
            </w:r>
          </w:p>
        </w:tc>
      </w:tr>
      <w:tr w:rsidR="007E1D79" w:rsidRPr="00AA38E8" w:rsidTr="00151B09">
        <w:tc>
          <w:tcPr>
            <w:tcW w:w="3348" w:type="dxa"/>
          </w:tcPr>
          <w:p w:rsidR="007E1D79" w:rsidRPr="00AA38E8" w:rsidRDefault="007E1D79" w:rsidP="001D631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F64A35">
      <w:pPr>
        <w:rPr>
          <w:lang w:bidi="ar-SA"/>
        </w:rPr>
      </w:pPr>
    </w:p>
    <w:p w:rsidR="00656B0A" w:rsidRPr="00AA38E8" w:rsidRDefault="00656B0A" w:rsidP="002E2ADA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82" w:name="_Toc422301815"/>
      <w:r w:rsidRPr="00AA38E8">
        <w:rPr>
          <w:rFonts w:ascii="Calibri" w:hAnsi="Calibri" w:cs="Calibri"/>
        </w:rPr>
        <w:lastRenderedPageBreak/>
        <w:t>Constant Data Dictionary</w:t>
      </w:r>
      <w:bookmarkEnd w:id="82"/>
    </w:p>
    <w:p w:rsidR="00656B0A" w:rsidRPr="00AA38E8" w:rsidRDefault="00656B0A" w:rsidP="002E2AD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83" w:name="_Toc382297340"/>
      <w:bookmarkStart w:id="84" w:name="_Toc383611504"/>
      <w:bookmarkStart w:id="85" w:name="_Toc389212991"/>
      <w:bookmarkStart w:id="86" w:name="_Toc382297341"/>
      <w:bookmarkStart w:id="87" w:name="_Toc383611505"/>
      <w:bookmarkStart w:id="88" w:name="_Toc389212992"/>
      <w:bookmarkStart w:id="89" w:name="_Toc382297346"/>
      <w:bookmarkStart w:id="90" w:name="_Toc383611510"/>
      <w:bookmarkStart w:id="91" w:name="_Toc389212997"/>
      <w:bookmarkStart w:id="92" w:name="_Toc382297348"/>
      <w:bookmarkStart w:id="93" w:name="_Toc383611512"/>
      <w:bookmarkStart w:id="94" w:name="_Toc389212999"/>
      <w:bookmarkStart w:id="95" w:name="_Toc422301816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proofErr w:type="gramStart"/>
      <w:r w:rsidRPr="00AA38E8">
        <w:rPr>
          <w:rFonts w:ascii="Calibri" w:hAnsi="Calibri" w:cs="Calibri"/>
        </w:rPr>
        <w:t>Program(</w:t>
      </w:r>
      <w:proofErr w:type="gramEnd"/>
      <w:r w:rsidRPr="00AA38E8">
        <w:rPr>
          <w:rFonts w:ascii="Calibri" w:hAnsi="Calibri" w:cs="Calibri"/>
        </w:rPr>
        <w:t>fixed) Constants</w:t>
      </w:r>
      <w:bookmarkEnd w:id="95"/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" w:name="_Toc422301817"/>
      <w:r w:rsidRPr="00AA38E8">
        <w:rPr>
          <w:rFonts w:ascii="Calibri" w:hAnsi="Calibri" w:cs="Calibri"/>
        </w:rPr>
        <w:t>Embedded Constants</w:t>
      </w:r>
      <w:bookmarkEnd w:id="96"/>
    </w:p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7" w:name="_Toc422301308"/>
      <w:bookmarkStart w:id="98" w:name="_Toc422301818"/>
      <w:bookmarkEnd w:id="97"/>
      <w:r w:rsidRPr="00AA38E8">
        <w:rPr>
          <w:rFonts w:ascii="Calibri" w:hAnsi="Calibri" w:cs="Calibri"/>
        </w:rPr>
        <w:t>Local</w:t>
      </w:r>
      <w:bookmarkEnd w:id="98"/>
    </w:p>
    <w:tbl>
      <w:tblPr>
        <w:tblW w:w="820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888"/>
        <w:gridCol w:w="1710"/>
        <w:gridCol w:w="1225"/>
        <w:gridCol w:w="1385"/>
      </w:tblGrid>
      <w:tr w:rsidR="00656B0A" w:rsidRPr="00AA38E8" w:rsidTr="00F25926">
        <w:tc>
          <w:tcPr>
            <w:tcW w:w="38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Units</w:t>
            </w:r>
          </w:p>
        </w:tc>
        <w:tc>
          <w:tcPr>
            <w:tcW w:w="13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</w:tr>
      <w:tr w:rsidR="00656B0A" w:rsidRPr="00AA38E8" w:rsidTr="00F25926">
        <w:tc>
          <w:tcPr>
            <w:tcW w:w="38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9B6BDF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3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9" w:name="_Toc422301819"/>
      <w:r w:rsidRPr="00AA38E8">
        <w:rPr>
          <w:rFonts w:ascii="Calibri" w:hAnsi="Calibri" w:cs="Calibri"/>
        </w:rPr>
        <w:t>Global</w:t>
      </w:r>
      <w:bookmarkEnd w:id="99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656B0A" w:rsidRPr="00AA38E8" w:rsidTr="00677453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</w:tr>
      <w:tr w:rsidR="00656B0A" w:rsidRPr="00AA38E8" w:rsidTr="00677453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656B0A" w:rsidRPr="00AA38E8" w:rsidRDefault="00677453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677453">
              <w:rPr>
                <w:rFonts w:cs="Calibri"/>
                <w:sz w:val="16"/>
                <w:szCs w:val="16"/>
              </w:rPr>
              <w:t>XcpEventChannel_2ms_DAQ_2</w:t>
            </w:r>
          </w:p>
        </w:tc>
      </w:tr>
    </w:tbl>
    <w:p w:rsidR="00656B0A" w:rsidRPr="00AA38E8" w:rsidRDefault="00656B0A" w:rsidP="00656B0A">
      <w:pPr>
        <w:rPr>
          <w:rFonts w:cs="Calibri"/>
        </w:rPr>
      </w:pPr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100" w:name="_Toc422301820"/>
      <w:r w:rsidRPr="00AA38E8">
        <w:rPr>
          <w:rFonts w:ascii="Calibri" w:hAnsi="Calibri" w:cs="Calibri"/>
        </w:rPr>
        <w:t>Module specific Lookup Tables Constants</w:t>
      </w:r>
      <w:bookmarkEnd w:id="100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685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898"/>
        <w:gridCol w:w="1440"/>
        <w:gridCol w:w="1260"/>
        <w:gridCol w:w="1260"/>
      </w:tblGrid>
      <w:tr w:rsidR="00656B0A" w:rsidRPr="00AA38E8" w:rsidTr="00F25926"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Software Segment</w:t>
            </w:r>
          </w:p>
        </w:tc>
      </w:tr>
      <w:tr w:rsidR="009B6BDF" w:rsidRPr="00AA38E8" w:rsidTr="00151B09">
        <w:trPr>
          <w:trHeight w:val="37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656B0A" w:rsidRPr="00AA38E8" w:rsidRDefault="00656B0A" w:rsidP="000A0ED7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01" w:name="_Toc422301821"/>
      <w:r w:rsidRPr="00AA38E8">
        <w:rPr>
          <w:rFonts w:ascii="Calibri" w:hAnsi="Calibri" w:cs="Calibri"/>
        </w:rPr>
        <w:lastRenderedPageBreak/>
        <w:t>Software Module Implementation</w:t>
      </w:r>
      <w:bookmarkEnd w:id="101"/>
    </w:p>
    <w:p w:rsidR="00D5295D" w:rsidRPr="00AE640F" w:rsidRDefault="00D5295D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02" w:name="_Toc338170484"/>
      <w:bookmarkStart w:id="103" w:name="_Toc389214467"/>
      <w:bookmarkStart w:id="104" w:name="_Toc422301822"/>
      <w:r w:rsidRPr="00AE640F">
        <w:rPr>
          <w:rFonts w:ascii="Calibri" w:hAnsi="Calibri" w:cs="Calibri"/>
        </w:rPr>
        <w:t>Sub-Module Functions</w:t>
      </w:r>
      <w:bookmarkEnd w:id="102"/>
      <w:bookmarkEnd w:id="103"/>
      <w:bookmarkEnd w:id="104"/>
    </w:p>
    <w:p w:rsidR="00D5295D" w:rsidRPr="00D5295D" w:rsidRDefault="00153F83" w:rsidP="00D5295D">
      <w:pPr>
        <w:rPr>
          <w:lang w:bidi="ar-SA"/>
        </w:rPr>
      </w:pPr>
      <w:r>
        <w:rPr>
          <w:rFonts w:cs="Calibri"/>
          <w:i/>
        </w:rPr>
        <w:t>None</w:t>
      </w:r>
    </w:p>
    <w:p w:rsidR="00656B0A" w:rsidRPr="00AA38E8" w:rsidRDefault="00656B0A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05" w:name="_Toc422301823"/>
      <w:r w:rsidRPr="00AA38E8">
        <w:rPr>
          <w:rFonts w:ascii="Calibri" w:hAnsi="Calibri" w:cs="Calibri"/>
        </w:rPr>
        <w:t>Initialization Functions</w:t>
      </w:r>
      <w:bookmarkEnd w:id="105"/>
    </w:p>
    <w:p w:rsidR="00656B0A" w:rsidRPr="00A26934" w:rsidRDefault="00153F83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E107A7" w:rsidRDefault="00E107A7" w:rsidP="00443370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06" w:name="_Toc422301315"/>
      <w:bookmarkStart w:id="107" w:name="_Toc422301316"/>
      <w:bookmarkStart w:id="108" w:name="_Toc422301317"/>
      <w:bookmarkStart w:id="109" w:name="_Toc422301318"/>
      <w:bookmarkStart w:id="110" w:name="_Toc422301319"/>
      <w:bookmarkStart w:id="111" w:name="_Ref382299990"/>
      <w:bookmarkStart w:id="112" w:name="_Toc422301824"/>
      <w:bookmarkEnd w:id="106"/>
      <w:bookmarkEnd w:id="107"/>
      <w:bookmarkEnd w:id="108"/>
      <w:bookmarkEnd w:id="109"/>
      <w:bookmarkEnd w:id="110"/>
      <w:r>
        <w:rPr>
          <w:rFonts w:ascii="Calibri" w:hAnsi="Calibri" w:cs="Calibri"/>
        </w:rPr>
        <w:t>PERIODIC FUNCTIONS</w:t>
      </w:r>
      <w:bookmarkEnd w:id="111"/>
      <w:bookmarkEnd w:id="112"/>
      <w:r>
        <w:rPr>
          <w:rFonts w:ascii="Calibri" w:hAnsi="Calibri" w:cs="Calibri"/>
        </w:rPr>
        <w:t xml:space="preserve">  </w:t>
      </w:r>
    </w:p>
    <w:p w:rsidR="00656B0A" w:rsidRPr="00AA38E8" w:rsidRDefault="00E05440" w:rsidP="00443370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113" w:name="_Toc422301321"/>
      <w:bookmarkStart w:id="114" w:name="_Toc422301322"/>
      <w:bookmarkStart w:id="115" w:name="_Toc422301323"/>
      <w:bookmarkStart w:id="116" w:name="_Toc422301825"/>
      <w:bookmarkEnd w:id="113"/>
      <w:bookmarkEnd w:id="114"/>
      <w:bookmarkEnd w:id="115"/>
      <w:r>
        <w:rPr>
          <w:rFonts w:ascii="Calibri" w:hAnsi="Calibri" w:cs="Calibri"/>
        </w:rPr>
        <w:t>Xcp2msDaq</w:t>
      </w:r>
      <w:bookmarkEnd w:id="116"/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17" w:name="_Toc422301826"/>
      <w:r w:rsidRPr="00AA38E8">
        <w:rPr>
          <w:rFonts w:ascii="Calibri" w:hAnsi="Calibri" w:cs="Calibri"/>
        </w:rPr>
        <w:t>Design Rationale</w:t>
      </w:r>
      <w:bookmarkEnd w:id="117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 xml:space="preserve">This function is called every 2ms for executing the </w:t>
      </w:r>
      <w:proofErr w:type="spellStart"/>
      <w:r>
        <w:rPr>
          <w:rFonts w:cs="Calibri"/>
          <w:i/>
        </w:rPr>
        <w:t>XcpEvent</w:t>
      </w:r>
      <w:proofErr w:type="spellEnd"/>
      <w:r>
        <w:rPr>
          <w:rFonts w:cs="Calibri"/>
          <w:i/>
        </w:rPr>
        <w:t xml:space="preserve"> functions for the 2ms DAQ.</w:t>
      </w:r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18" w:name="_Toc422301827"/>
      <w:r w:rsidRPr="00AA38E8">
        <w:rPr>
          <w:rFonts w:ascii="Calibri" w:hAnsi="Calibri" w:cs="Calibri"/>
        </w:rPr>
        <w:t>Store Module Inputs to Local copies</w:t>
      </w:r>
      <w:bookmarkEnd w:id="118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656B0A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19" w:name="_Toc422301828"/>
      <w:r w:rsidRPr="00AA38E8">
        <w:rPr>
          <w:rFonts w:ascii="Calibri" w:hAnsi="Calibri" w:cs="Calibri"/>
        </w:rPr>
        <w:t>(Processing of function)………</w:t>
      </w:r>
      <w:bookmarkEnd w:id="119"/>
    </w:p>
    <w:p w:rsidR="00E05440" w:rsidRPr="00E05440" w:rsidRDefault="00E05440" w:rsidP="00677453">
      <w:pPr>
        <w:jc w:val="center"/>
      </w:pPr>
      <w:r>
        <w:object w:dxaOrig="3429" w:dyaOrig="16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4pt;height:83.3pt" o:ole="">
            <v:imagedata r:id="rId12" o:title=""/>
          </v:shape>
          <o:OLEObject Type="Embed" ProgID="Visio.Drawing.11" ShapeID="_x0000_i1025" DrawAspect="Content" ObjectID="_1534026621" r:id="rId13"/>
        </w:object>
      </w:r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120" w:name="_Toc422301328"/>
      <w:bookmarkStart w:id="121" w:name="_Toc422301829"/>
      <w:bookmarkEnd w:id="120"/>
      <w:r w:rsidRPr="00AA38E8">
        <w:rPr>
          <w:rFonts w:ascii="Calibri" w:hAnsi="Calibri" w:cs="Calibri"/>
        </w:rPr>
        <w:t>Store Local copy of outputs into Module Outputs</w:t>
      </w:r>
      <w:bookmarkEnd w:id="121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9C6A3A" w:rsidRDefault="009C6A3A" w:rsidP="009C6A3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22" w:name="_Toc422301330"/>
      <w:bookmarkStart w:id="123" w:name="_Toc422301830"/>
      <w:bookmarkEnd w:id="122"/>
      <w:r>
        <w:rPr>
          <w:rFonts w:ascii="Calibri" w:hAnsi="Calibri" w:cs="Calibri"/>
        </w:rPr>
        <w:t>Non PERIODIC FUNCTIONS</w:t>
      </w:r>
      <w:bookmarkEnd w:id="123"/>
      <w:r>
        <w:rPr>
          <w:rFonts w:ascii="Calibri" w:hAnsi="Calibri" w:cs="Calibri"/>
        </w:rPr>
        <w:t xml:space="preserve">  </w:t>
      </w:r>
    </w:p>
    <w:p w:rsidR="009C6A3A" w:rsidRPr="0033680E" w:rsidRDefault="00153F83" w:rsidP="009C6A3A">
      <w:pPr>
        <w:rPr>
          <w:rFonts w:cs="Calibri"/>
          <w:i/>
        </w:rPr>
      </w:pPr>
      <w:r w:rsidRPr="00391B7B">
        <w:rPr>
          <w:rFonts w:cs="Calibri"/>
          <w:i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124" w:name="_Toc422301332"/>
      <w:bookmarkStart w:id="125" w:name="_Toc422301333"/>
      <w:bookmarkStart w:id="126" w:name="_Toc422301334"/>
      <w:bookmarkStart w:id="127" w:name="_Toc422301335"/>
      <w:bookmarkStart w:id="128" w:name="_Toc422301336"/>
      <w:bookmarkStart w:id="129" w:name="_Toc422301337"/>
      <w:bookmarkStart w:id="130" w:name="_Toc422301338"/>
      <w:bookmarkStart w:id="131" w:name="_Toc422301339"/>
      <w:bookmarkStart w:id="132" w:name="_Toc422301340"/>
      <w:bookmarkStart w:id="133" w:name="_Toc422301341"/>
      <w:bookmarkStart w:id="134" w:name="_Toc382297371"/>
      <w:bookmarkStart w:id="135" w:name="_Toc383611535"/>
      <w:bookmarkStart w:id="136" w:name="_Toc389213022"/>
      <w:bookmarkStart w:id="137" w:name="_Toc382297372"/>
      <w:bookmarkStart w:id="138" w:name="_Toc383611536"/>
      <w:bookmarkStart w:id="139" w:name="_Toc389213023"/>
      <w:bookmarkStart w:id="140" w:name="_Toc382297373"/>
      <w:bookmarkStart w:id="141" w:name="_Toc383611537"/>
      <w:bookmarkStart w:id="142" w:name="_Toc389213024"/>
      <w:bookmarkStart w:id="143" w:name="_Toc382297374"/>
      <w:bookmarkStart w:id="144" w:name="_Toc383611538"/>
      <w:bookmarkStart w:id="145" w:name="_Toc389213025"/>
      <w:bookmarkStart w:id="146" w:name="_Toc382297375"/>
      <w:bookmarkStart w:id="147" w:name="_Toc383611539"/>
      <w:bookmarkStart w:id="148" w:name="_Toc389213026"/>
      <w:bookmarkStart w:id="149" w:name="_Toc382297376"/>
      <w:bookmarkStart w:id="150" w:name="_Toc383611540"/>
      <w:bookmarkStart w:id="151" w:name="_Toc389213027"/>
      <w:bookmarkStart w:id="152" w:name="_Toc382297377"/>
      <w:bookmarkStart w:id="153" w:name="_Toc383611541"/>
      <w:bookmarkStart w:id="154" w:name="_Toc389213028"/>
      <w:bookmarkStart w:id="155" w:name="_Toc382297378"/>
      <w:bookmarkStart w:id="156" w:name="_Toc383611542"/>
      <w:bookmarkStart w:id="157" w:name="_Toc389213029"/>
      <w:bookmarkStart w:id="158" w:name="_Toc382297379"/>
      <w:bookmarkStart w:id="159" w:name="_Toc383611543"/>
      <w:bookmarkStart w:id="160" w:name="_Toc389213030"/>
      <w:bookmarkStart w:id="161" w:name="_Toc382297380"/>
      <w:bookmarkStart w:id="162" w:name="_Toc383611544"/>
      <w:bookmarkStart w:id="163" w:name="_Toc389213031"/>
      <w:bookmarkStart w:id="164" w:name="_Toc382297381"/>
      <w:bookmarkStart w:id="165" w:name="_Toc383611545"/>
      <w:bookmarkStart w:id="166" w:name="_Toc389213032"/>
      <w:bookmarkStart w:id="167" w:name="_Toc382297382"/>
      <w:bookmarkStart w:id="168" w:name="_Toc383611546"/>
      <w:bookmarkStart w:id="169" w:name="_Toc389213033"/>
      <w:bookmarkStart w:id="170" w:name="_Toc382297383"/>
      <w:bookmarkStart w:id="171" w:name="_Toc383611547"/>
      <w:bookmarkStart w:id="172" w:name="_Toc389213034"/>
      <w:bookmarkStart w:id="173" w:name="_Toc382295908"/>
      <w:bookmarkStart w:id="174" w:name="_Toc382297384"/>
      <w:bookmarkStart w:id="175" w:name="_Toc383611548"/>
      <w:bookmarkStart w:id="176" w:name="_Toc389213035"/>
      <w:bookmarkStart w:id="177" w:name="_Toc382295909"/>
      <w:bookmarkStart w:id="178" w:name="_Toc382297385"/>
      <w:bookmarkStart w:id="179" w:name="_Toc383611549"/>
      <w:bookmarkStart w:id="180" w:name="_Toc389213036"/>
      <w:bookmarkStart w:id="181" w:name="_Toc382295910"/>
      <w:bookmarkStart w:id="182" w:name="_Toc382297386"/>
      <w:bookmarkStart w:id="183" w:name="_Toc383611550"/>
      <w:bookmarkStart w:id="184" w:name="_Toc389213037"/>
      <w:bookmarkStart w:id="185" w:name="_Toc382295911"/>
      <w:bookmarkStart w:id="186" w:name="_Toc382297387"/>
      <w:bookmarkStart w:id="187" w:name="_Toc383611551"/>
      <w:bookmarkStart w:id="188" w:name="_Toc389213038"/>
      <w:bookmarkStart w:id="189" w:name="_Toc382295912"/>
      <w:bookmarkStart w:id="190" w:name="_Toc382297388"/>
      <w:bookmarkStart w:id="191" w:name="_Toc383611552"/>
      <w:bookmarkStart w:id="192" w:name="_Toc389213039"/>
      <w:bookmarkStart w:id="193" w:name="_Toc382295913"/>
      <w:bookmarkStart w:id="194" w:name="_Toc382297389"/>
      <w:bookmarkStart w:id="195" w:name="_Toc383611553"/>
      <w:bookmarkStart w:id="196" w:name="_Toc389213040"/>
      <w:bookmarkStart w:id="197" w:name="_Toc382295914"/>
      <w:bookmarkStart w:id="198" w:name="_Toc382297390"/>
      <w:bookmarkStart w:id="199" w:name="_Toc383611554"/>
      <w:bookmarkStart w:id="200" w:name="_Toc389213041"/>
      <w:bookmarkStart w:id="201" w:name="_Toc382295915"/>
      <w:bookmarkStart w:id="202" w:name="_Toc382297391"/>
      <w:bookmarkStart w:id="203" w:name="_Toc383611555"/>
      <w:bookmarkStart w:id="204" w:name="_Toc389213042"/>
      <w:bookmarkStart w:id="205" w:name="_Ref382299966"/>
      <w:bookmarkStart w:id="206" w:name="_Toc422301831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AA38E8">
        <w:rPr>
          <w:rFonts w:ascii="Calibri" w:hAnsi="Calibri" w:cs="Calibri"/>
        </w:rPr>
        <w:t>Interrupt Functions</w:t>
      </w:r>
      <w:bookmarkEnd w:id="205"/>
      <w:bookmarkEnd w:id="206"/>
    </w:p>
    <w:p w:rsidR="00656B0A" w:rsidRDefault="00153F83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153F83" w:rsidRDefault="00153F83" w:rsidP="00153F8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207" w:name="_Toc422301832"/>
      <w:r>
        <w:rPr>
          <w:rFonts w:ascii="Calibri" w:hAnsi="Calibri" w:cs="Calibri"/>
        </w:rPr>
        <w:t>Serial Communication Functions</w:t>
      </w:r>
      <w:bookmarkEnd w:id="207"/>
    </w:p>
    <w:p w:rsidR="00153F83" w:rsidRPr="00677453" w:rsidRDefault="00153F83" w:rsidP="00677453">
      <w:pPr>
        <w:rPr>
          <w:rFonts w:cs="Calibri"/>
          <w:i/>
        </w:rPr>
      </w:pPr>
      <w:r w:rsidRPr="00677453">
        <w:rPr>
          <w:rFonts w:cs="Calibri"/>
          <w:i/>
        </w:rPr>
        <w:t>None</w:t>
      </w:r>
    </w:p>
    <w:p w:rsidR="00656B0A" w:rsidRPr="00AA38E8" w:rsidRDefault="00656B0A" w:rsidP="002255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208" w:name="_Toc422301344"/>
      <w:bookmarkStart w:id="209" w:name="_Toc422301345"/>
      <w:bookmarkStart w:id="210" w:name="_Toc422301346"/>
      <w:bookmarkStart w:id="211" w:name="_Toc422301347"/>
      <w:bookmarkStart w:id="212" w:name="_Toc422301348"/>
      <w:bookmarkStart w:id="213" w:name="_Toc422301349"/>
      <w:bookmarkStart w:id="214" w:name="_Toc422301350"/>
      <w:bookmarkStart w:id="215" w:name="_Toc422301351"/>
      <w:bookmarkStart w:id="216" w:name="_Toc422301352"/>
      <w:bookmarkStart w:id="217" w:name="_Toc422301353"/>
      <w:bookmarkStart w:id="218" w:name="_Toc422301354"/>
      <w:bookmarkStart w:id="219" w:name="_Toc422301355"/>
      <w:bookmarkStart w:id="220" w:name="_Toc422301356"/>
      <w:bookmarkStart w:id="221" w:name="_Toc422301357"/>
      <w:bookmarkStart w:id="222" w:name="_Toc422301358"/>
      <w:bookmarkStart w:id="223" w:name="_Toc422301359"/>
      <w:bookmarkStart w:id="224" w:name="_Toc422301360"/>
      <w:bookmarkStart w:id="225" w:name="_Toc422301361"/>
      <w:bookmarkStart w:id="226" w:name="_Toc422301362"/>
      <w:bookmarkStart w:id="227" w:name="_Toc382297405"/>
      <w:bookmarkStart w:id="228" w:name="_Toc383611575"/>
      <w:bookmarkStart w:id="229" w:name="_Toc389213062"/>
      <w:bookmarkStart w:id="230" w:name="_Toc422301833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r w:rsidRPr="00AA38E8">
        <w:rPr>
          <w:rFonts w:ascii="Calibri" w:hAnsi="Calibri" w:cs="Calibri"/>
        </w:rPr>
        <w:t>Local Function/Macro Definitions</w:t>
      </w:r>
      <w:bookmarkEnd w:id="230"/>
    </w:p>
    <w:p w:rsidR="0022551D" w:rsidRDefault="00E05440" w:rsidP="00656B0A">
      <w:pPr>
        <w:rPr>
          <w:rFonts w:cs="Calibri"/>
        </w:rPr>
      </w:pPr>
      <w:r>
        <w:rPr>
          <w:rFonts w:cs="Calibri"/>
        </w:rPr>
        <w:t>None</w:t>
      </w:r>
    </w:p>
    <w:p w:rsidR="00391B7B" w:rsidRDefault="00391B7B">
      <w:pPr>
        <w:rPr>
          <w:rFonts w:cs="Calibri"/>
          <w:b/>
          <w:caps/>
          <w:szCs w:val="20"/>
          <w:lang w:bidi="ar-SA"/>
        </w:rPr>
      </w:pPr>
      <w:bookmarkStart w:id="231" w:name="_Toc422301834"/>
      <w:r>
        <w:rPr>
          <w:rFonts w:cs="Calibri"/>
        </w:rPr>
        <w:br w:type="page"/>
      </w:r>
    </w:p>
    <w:p w:rsidR="001E0633" w:rsidRPr="00AA38E8" w:rsidRDefault="001E0633" w:rsidP="001E063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GLObAL</w:t>
      </w:r>
      <w:r w:rsidRPr="00AA38E8">
        <w:rPr>
          <w:rFonts w:ascii="Calibri" w:hAnsi="Calibri" w:cs="Calibri"/>
        </w:rPr>
        <w:t xml:space="preserve"> Function/Macro Definitions</w:t>
      </w:r>
      <w:bookmarkEnd w:id="231"/>
    </w:p>
    <w:p w:rsidR="00E05440" w:rsidRPr="00AA38E8" w:rsidRDefault="00E05440" w:rsidP="00E05440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232" w:name="_Toc422301835"/>
      <w:r>
        <w:rPr>
          <w:rFonts w:ascii="Calibri" w:hAnsi="Calibri" w:cs="Calibri"/>
        </w:rPr>
        <w:t>ApplXcpGetTimestamp</w:t>
      </w:r>
      <w:bookmarkEnd w:id="23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1"/>
        <w:gridCol w:w="3626"/>
        <w:gridCol w:w="1751"/>
        <w:gridCol w:w="980"/>
        <w:gridCol w:w="980"/>
      </w:tblGrid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ApplXcpGetTimestamp</w:t>
            </w:r>
            <w:proofErr w:type="spellEnd"/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Timestamp_Cnt_T_u32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XcpDaqTimestampType</w:t>
            </w:r>
            <w:proofErr w:type="spellEnd"/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See description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See description</w:t>
            </w:r>
          </w:p>
        </w:tc>
      </w:tr>
    </w:tbl>
    <w:p w:rsidR="00E05440" w:rsidRPr="00AA38E8" w:rsidRDefault="00E05440" w:rsidP="00E0544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233" w:name="_Toc422301836"/>
      <w:r w:rsidRPr="00AA38E8">
        <w:rPr>
          <w:rFonts w:ascii="Calibri" w:hAnsi="Calibri" w:cs="Calibri"/>
        </w:rPr>
        <w:t>Description</w:t>
      </w:r>
      <w:bookmarkEnd w:id="233"/>
    </w:p>
    <w:p w:rsidR="00E05440" w:rsidRDefault="00E05440" w:rsidP="00E05440">
      <w:pPr>
        <w:rPr>
          <w:rFonts w:cs="Calibri"/>
        </w:rPr>
      </w:pPr>
      <w:r>
        <w:rPr>
          <w:rFonts w:cs="Calibri"/>
        </w:rPr>
        <w:t xml:space="preserve">This function returns the timestamp that is based on a reference timer. The range of return values vary depending on the configuration of the </w:t>
      </w:r>
      <w:proofErr w:type="spellStart"/>
      <w:r>
        <w:rPr>
          <w:rFonts w:cs="Calibri"/>
        </w:rPr>
        <w:t>Xcp</w:t>
      </w:r>
      <w:proofErr w:type="spellEnd"/>
      <w:r>
        <w:rPr>
          <w:rFonts w:cs="Calibri"/>
        </w:rPr>
        <w:t xml:space="preserve"> Component. The data type can range from a full range of a uint8 to a uint32 value. </w:t>
      </w:r>
    </w:p>
    <w:p w:rsidR="00E05440" w:rsidRDefault="00E05440" w:rsidP="00E05440">
      <w:pPr>
        <w:rPr>
          <w:rFonts w:cs="Calibri"/>
        </w:rPr>
      </w:pPr>
    </w:p>
    <w:p w:rsidR="00E05440" w:rsidRDefault="00E05440" w:rsidP="00677453">
      <w:pPr>
        <w:jc w:val="center"/>
        <w:rPr>
          <w:rFonts w:cs="Calibri"/>
        </w:rPr>
      </w:pPr>
      <w:r>
        <w:object w:dxaOrig="4365" w:dyaOrig="1671">
          <v:shape id="_x0000_i1026" type="#_x0000_t75" style="width:218.15pt;height:83.3pt" o:ole="">
            <v:imagedata r:id="rId14" o:title=""/>
          </v:shape>
          <o:OLEObject Type="Embed" ProgID="Visio.Drawing.11" ShapeID="_x0000_i1026" DrawAspect="Content" ObjectID="_1534026622" r:id="rId15"/>
        </w:object>
      </w:r>
    </w:p>
    <w:p w:rsidR="00E05440" w:rsidRPr="00AA38E8" w:rsidRDefault="00E05440" w:rsidP="001E0633">
      <w:pPr>
        <w:rPr>
          <w:rFonts w:cs="Calibri"/>
        </w:rPr>
      </w:pPr>
    </w:p>
    <w:p w:rsidR="001E0633" w:rsidRPr="00AA38E8" w:rsidRDefault="00CB70C2" w:rsidP="001E0633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234" w:name="_Toc422301837"/>
      <w:r>
        <w:rPr>
          <w:rFonts w:ascii="Calibri" w:hAnsi="Calibri" w:cs="Calibri"/>
        </w:rPr>
        <w:t>ApplXcpGetPointer</w:t>
      </w:r>
      <w:bookmarkEnd w:id="234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50"/>
        <w:gridCol w:w="4087"/>
        <w:gridCol w:w="1092"/>
        <w:gridCol w:w="972"/>
        <w:gridCol w:w="1027"/>
      </w:tblGrid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1E0633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ApplXcpGetPointer</w:t>
            </w:r>
            <w:proofErr w:type="spellEnd"/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addr_ext</w:t>
            </w:r>
            <w:proofErr w:type="spellEnd"/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addr</w:t>
            </w:r>
            <w:proofErr w:type="spellEnd"/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vuint32</w:t>
            </w:r>
          </w:p>
        </w:tc>
        <w:tc>
          <w:tcPr>
            <w:tcW w:w="990" w:type="dxa"/>
          </w:tcPr>
          <w:p w:rsidR="001E0633" w:rsidRPr="00AA38E8" w:rsidRDefault="00391B7B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RtnAddr_Cnt_T_u32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1E0633" w:rsidRPr="00AA38E8" w:rsidRDefault="00391B7B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</w:tbl>
    <w:p w:rsidR="001E0633" w:rsidRPr="00AA38E8" w:rsidRDefault="001E0633" w:rsidP="001E0633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235" w:name="_Toc422301838"/>
      <w:r w:rsidRPr="00AA38E8">
        <w:rPr>
          <w:rFonts w:ascii="Calibri" w:hAnsi="Calibri" w:cs="Calibri"/>
        </w:rPr>
        <w:t>Description</w:t>
      </w:r>
      <w:bookmarkEnd w:id="235"/>
    </w:p>
    <w:p w:rsidR="00CB70C2" w:rsidRDefault="00CB70C2" w:rsidP="001E0633">
      <w:pPr>
        <w:rPr>
          <w:rFonts w:cs="Calibri"/>
        </w:rPr>
      </w:pPr>
      <w:r>
        <w:rPr>
          <w:rFonts w:cs="Calibri"/>
        </w:rPr>
        <w:t>This function takes the extension and address of and returns the physical address of the item.</w:t>
      </w:r>
    </w:p>
    <w:p w:rsidR="00CB70C2" w:rsidRDefault="00CB70C2" w:rsidP="001E0633">
      <w:pPr>
        <w:rPr>
          <w:rFonts w:cs="Calibri"/>
        </w:rPr>
      </w:pPr>
    </w:p>
    <w:p w:rsidR="001E0633" w:rsidRDefault="00CB70C2" w:rsidP="00677453">
      <w:pPr>
        <w:jc w:val="center"/>
        <w:rPr>
          <w:rFonts w:cs="Calibri"/>
        </w:rPr>
      </w:pPr>
      <w:r>
        <w:object w:dxaOrig="4365" w:dyaOrig="1671">
          <v:shape id="_x0000_i1027" type="#_x0000_t75" style="width:218.15pt;height:83.3pt" o:ole="">
            <v:imagedata r:id="rId16" o:title=""/>
          </v:shape>
          <o:OLEObject Type="Embed" ProgID="Visio.Drawing.11" ShapeID="_x0000_i1027" DrawAspect="Content" ObjectID="_1534026623" r:id="rId17"/>
        </w:object>
      </w:r>
      <w:r w:rsidRPr="00AA38E8" w:rsidDel="00CB70C2">
        <w:rPr>
          <w:rFonts w:cs="Calibri"/>
        </w:rPr>
        <w:t xml:space="preserve"> </w:t>
      </w:r>
    </w:p>
    <w:p w:rsidR="001E0633" w:rsidRDefault="001E0633" w:rsidP="00656B0A">
      <w:pPr>
        <w:rPr>
          <w:rFonts w:cs="Calibri"/>
        </w:rPr>
      </w:pPr>
    </w:p>
    <w:p w:rsidR="00393DFF" w:rsidRDefault="00393DFF">
      <w:pPr>
        <w:rPr>
          <w:ins w:id="236" w:author="Smith, Kevin" w:date="2016-08-29T23:30:00Z"/>
          <w:rFonts w:cs="Calibri"/>
          <w:b/>
          <w:caps/>
          <w:szCs w:val="20"/>
          <w:lang w:bidi="ar-SA"/>
        </w:rPr>
      </w:pPr>
      <w:bookmarkStart w:id="237" w:name="_Toc422301839"/>
      <w:ins w:id="238" w:author="Smith, Kevin" w:date="2016-08-29T23:30:00Z">
        <w:r>
          <w:rPr>
            <w:rFonts w:cs="Calibri"/>
          </w:rPr>
          <w:br w:type="page"/>
        </w:r>
      </w:ins>
    </w:p>
    <w:p w:rsidR="00CB70C2" w:rsidRPr="00AA38E8" w:rsidRDefault="00CB70C2" w:rsidP="00CB70C2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r w:rsidRPr="00CB70C2">
        <w:rPr>
          <w:rFonts w:ascii="Calibri" w:hAnsi="Calibri" w:cs="Calibri"/>
        </w:rPr>
        <w:lastRenderedPageBreak/>
        <w:t>ApplXcpCalibrationWrite</w:t>
      </w:r>
      <w:bookmarkEnd w:id="237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1"/>
        <w:gridCol w:w="1092"/>
        <w:gridCol w:w="971"/>
        <w:gridCol w:w="1027"/>
      </w:tblGrid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 w:rsidRPr="00CB70C2">
              <w:rPr>
                <w:rFonts w:cs="Calibri"/>
                <w:sz w:val="16"/>
              </w:rPr>
              <w:t>ApplXcpCalibrationWrite</w:t>
            </w:r>
            <w:proofErr w:type="spellEnd"/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addr</w:t>
            </w:r>
            <w:proofErr w:type="spellEnd"/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CB70C2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CB70C2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CB70C2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CB70C2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CB70C2" w:rsidRPr="00CB70C2" w:rsidRDefault="00CB70C2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CB70C2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CB70C2" w:rsidRPr="00AA38E8" w:rsidRDefault="00CB70C2" w:rsidP="00CB70C2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239" w:name="_Toc422301840"/>
      <w:r w:rsidRPr="00AA38E8">
        <w:rPr>
          <w:rFonts w:ascii="Calibri" w:hAnsi="Calibri" w:cs="Calibri"/>
        </w:rPr>
        <w:t>Description</w:t>
      </w:r>
      <w:bookmarkEnd w:id="239"/>
    </w:p>
    <w:p w:rsidR="00CB70C2" w:rsidRDefault="00CB70C2" w:rsidP="00CB70C2">
      <w:pPr>
        <w:rPr>
          <w:rFonts w:cs="Calibri"/>
        </w:rPr>
      </w:pPr>
      <w:r>
        <w:rPr>
          <w:rFonts w:cs="Calibri"/>
        </w:rPr>
        <w:t xml:space="preserve">This function calls the common XCP writing function. For this </w:t>
      </w:r>
      <w:proofErr w:type="spellStart"/>
      <w:r>
        <w:rPr>
          <w:rFonts w:cs="Calibri"/>
        </w:rPr>
        <w:t>deisgn</w:t>
      </w:r>
      <w:proofErr w:type="spellEnd"/>
      <w:r>
        <w:rPr>
          <w:rFonts w:cs="Calibri"/>
        </w:rPr>
        <w:t>, the function call will be translated into a trusted function call.</w:t>
      </w:r>
    </w:p>
    <w:p w:rsidR="00CB70C2" w:rsidRDefault="00CB70C2" w:rsidP="00CB70C2">
      <w:pPr>
        <w:rPr>
          <w:rFonts w:cs="Calibri"/>
        </w:rPr>
      </w:pPr>
    </w:p>
    <w:p w:rsidR="00CB70C2" w:rsidRDefault="007C4261" w:rsidP="00CB70C2">
      <w:pPr>
        <w:jc w:val="center"/>
        <w:rPr>
          <w:rFonts w:cs="Calibri"/>
        </w:rPr>
      </w:pPr>
      <w:ins w:id="240" w:author="Smith, Kevin" w:date="2016-08-29T23:36:00Z">
        <w:r>
          <w:object w:dxaOrig="10164" w:dyaOrig="6373">
            <v:shape id="_x0000_i1036" type="#_x0000_t75" style="width:390.65pt;height:245pt" o:ole="">
              <v:imagedata r:id="rId18" o:title=""/>
            </v:shape>
            <o:OLEObject Type="Embed" ProgID="Visio.Drawing.11" ShapeID="_x0000_i1036" DrawAspect="Content" ObjectID="_1534026624" r:id="rId19"/>
          </w:object>
        </w:r>
      </w:ins>
    </w:p>
    <w:p w:rsidR="00934EA5" w:rsidRDefault="00934EA5" w:rsidP="00934EA5">
      <w:pPr>
        <w:rPr>
          <w:rFonts w:cs="Calibri"/>
        </w:rPr>
      </w:pPr>
    </w:p>
    <w:p w:rsidR="00393DFF" w:rsidRDefault="00393DFF">
      <w:pPr>
        <w:rPr>
          <w:ins w:id="241" w:author="Smith, Kevin" w:date="2016-08-29T23:36:00Z"/>
          <w:rFonts w:cs="Calibri"/>
          <w:b/>
          <w:caps/>
          <w:szCs w:val="20"/>
          <w:lang w:bidi="ar-SA"/>
        </w:rPr>
      </w:pPr>
      <w:bookmarkStart w:id="242" w:name="_Toc422301841"/>
      <w:ins w:id="243" w:author="Smith, Kevin" w:date="2016-08-29T23:36:00Z">
        <w:r>
          <w:rPr>
            <w:rFonts w:cs="Calibri"/>
          </w:rPr>
          <w:br w:type="page"/>
        </w:r>
      </w:ins>
    </w:p>
    <w:p w:rsidR="00897691" w:rsidRPr="00AA38E8" w:rsidRDefault="00897691" w:rsidP="0089769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r w:rsidRPr="00897691">
        <w:rPr>
          <w:rFonts w:ascii="Calibri" w:hAnsi="Calibri" w:cs="Calibri"/>
        </w:rPr>
        <w:lastRenderedPageBreak/>
        <w:t>ApplXcpWrCmn</w:t>
      </w:r>
      <w:bookmarkEnd w:id="24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52"/>
        <w:gridCol w:w="4084"/>
        <w:gridCol w:w="1092"/>
        <w:gridCol w:w="973"/>
        <w:gridCol w:w="1027"/>
      </w:tblGrid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 w:rsidRPr="00897691">
              <w:rPr>
                <w:rFonts w:cs="Calibri"/>
                <w:sz w:val="16"/>
              </w:rPr>
              <w:t>ApplXcpWrCmn</w:t>
            </w:r>
            <w:proofErr w:type="spellEnd"/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addr</w:t>
            </w:r>
            <w:proofErr w:type="spellEnd"/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897691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897691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CB70C2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897691" w:rsidRPr="00AA38E8" w:rsidRDefault="00897691" w:rsidP="0089769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244" w:name="_Toc422301842"/>
      <w:r w:rsidRPr="00AA38E8">
        <w:rPr>
          <w:rFonts w:ascii="Calibri" w:hAnsi="Calibri" w:cs="Calibri"/>
        </w:rPr>
        <w:t>Description</w:t>
      </w:r>
      <w:bookmarkEnd w:id="244"/>
    </w:p>
    <w:p w:rsidR="00897691" w:rsidRDefault="00897691" w:rsidP="00897691">
      <w:pPr>
        <w:rPr>
          <w:rFonts w:cs="Calibri"/>
        </w:rPr>
      </w:pPr>
      <w:r>
        <w:rPr>
          <w:rFonts w:cs="Calibri"/>
        </w:rPr>
        <w:t>This function writes the data passed in by the XCP user to the design</w:t>
      </w:r>
      <w:r w:rsidR="00D83F19">
        <w:rPr>
          <w:rFonts w:cs="Calibri"/>
        </w:rPr>
        <w:t>ated</w:t>
      </w:r>
      <w:r>
        <w:rPr>
          <w:rFonts w:cs="Calibri"/>
        </w:rPr>
        <w:t xml:space="preserve"> address.</w:t>
      </w:r>
    </w:p>
    <w:p w:rsidR="00897691" w:rsidRDefault="00897691" w:rsidP="00897691">
      <w:pPr>
        <w:rPr>
          <w:rFonts w:cs="Calibri"/>
        </w:rPr>
      </w:pPr>
    </w:p>
    <w:p w:rsidR="00897691" w:rsidRDefault="00897691" w:rsidP="00897691">
      <w:pPr>
        <w:jc w:val="center"/>
        <w:rPr>
          <w:rFonts w:cs="Calibri"/>
        </w:rPr>
      </w:pPr>
      <w:r>
        <w:object w:dxaOrig="4743" w:dyaOrig="2358">
          <v:shape id="_x0000_i1028" type="#_x0000_t75" style="width:236.95pt;height:117.65pt" o:ole="">
            <v:imagedata r:id="rId20" o:title=""/>
          </v:shape>
          <o:OLEObject Type="Embed" ProgID="Visio.Drawing.11" ShapeID="_x0000_i1028" DrawAspect="Content" ObjectID="_1534026625" r:id="rId21"/>
        </w:object>
      </w:r>
    </w:p>
    <w:p w:rsidR="00897691" w:rsidRDefault="00897691" w:rsidP="00897691">
      <w:pPr>
        <w:rPr>
          <w:rFonts w:cs="Calibri"/>
        </w:rPr>
      </w:pPr>
    </w:p>
    <w:p w:rsidR="00897691" w:rsidRPr="00AA38E8" w:rsidRDefault="00897691" w:rsidP="0089769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245" w:name="_Toc422301843"/>
      <w:r w:rsidRPr="00897691">
        <w:rPr>
          <w:rFonts w:ascii="Calibri" w:hAnsi="Calibri" w:cs="Calibri"/>
        </w:rPr>
        <w:t>ApplXcpCalibrationRead</w:t>
      </w:r>
      <w:bookmarkEnd w:id="245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8"/>
        <w:gridCol w:w="4090"/>
        <w:gridCol w:w="1092"/>
        <w:gridCol w:w="971"/>
        <w:gridCol w:w="1027"/>
      </w:tblGrid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 w:rsidRPr="00897691">
              <w:rPr>
                <w:rFonts w:cs="Calibri"/>
                <w:sz w:val="16"/>
              </w:rPr>
              <w:t>ApplXcpCalibrationRead</w:t>
            </w:r>
            <w:proofErr w:type="spellEnd"/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proofErr w:type="spellStart"/>
            <w:r>
              <w:rPr>
                <w:rFonts w:cs="Calibri"/>
                <w:sz w:val="16"/>
              </w:rPr>
              <w:t>addr</w:t>
            </w:r>
            <w:proofErr w:type="spellEnd"/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897691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897691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CB70C2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897691" w:rsidRPr="00AA38E8" w:rsidRDefault="00897691" w:rsidP="0089769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246" w:name="_Toc422301844"/>
      <w:r w:rsidRPr="00AA38E8">
        <w:rPr>
          <w:rFonts w:ascii="Calibri" w:hAnsi="Calibri" w:cs="Calibri"/>
        </w:rPr>
        <w:t>Description</w:t>
      </w:r>
      <w:bookmarkEnd w:id="246"/>
    </w:p>
    <w:p w:rsidR="00897691" w:rsidRDefault="00897691" w:rsidP="00897691">
      <w:pPr>
        <w:rPr>
          <w:rFonts w:cs="Calibri"/>
        </w:rPr>
      </w:pPr>
      <w:r>
        <w:rPr>
          <w:rFonts w:cs="Calibri"/>
        </w:rPr>
        <w:t xml:space="preserve">This function reads the data </w:t>
      </w:r>
      <w:r w:rsidR="00D83F19">
        <w:rPr>
          <w:rFonts w:cs="Calibri"/>
        </w:rPr>
        <w:t>in the designated address</w:t>
      </w:r>
      <w:r>
        <w:rPr>
          <w:rFonts w:cs="Calibri"/>
        </w:rPr>
        <w:t xml:space="preserve"> </w:t>
      </w:r>
      <w:r w:rsidR="00D83F19">
        <w:rPr>
          <w:rFonts w:cs="Calibri"/>
        </w:rPr>
        <w:t>and returns it to</w:t>
      </w:r>
      <w:r>
        <w:rPr>
          <w:rFonts w:cs="Calibri"/>
        </w:rPr>
        <w:t xml:space="preserve"> the </w:t>
      </w:r>
      <w:r w:rsidR="00D83F19">
        <w:rPr>
          <w:rFonts w:cs="Calibri"/>
        </w:rPr>
        <w:t>XCP user.</w:t>
      </w:r>
    </w:p>
    <w:p w:rsidR="00897691" w:rsidRDefault="00897691" w:rsidP="00897691">
      <w:pPr>
        <w:rPr>
          <w:rFonts w:cs="Calibri"/>
        </w:rPr>
      </w:pPr>
    </w:p>
    <w:p w:rsidR="00897691" w:rsidRDefault="00D83F19" w:rsidP="00897691">
      <w:pPr>
        <w:jc w:val="center"/>
        <w:rPr>
          <w:rFonts w:cs="Calibri"/>
        </w:rPr>
      </w:pPr>
      <w:r>
        <w:object w:dxaOrig="4743" w:dyaOrig="2358">
          <v:shape id="_x0000_i1029" type="#_x0000_t75" style="width:236.95pt;height:117.65pt" o:ole="">
            <v:imagedata r:id="rId22" o:title=""/>
          </v:shape>
          <o:OLEObject Type="Embed" ProgID="Visio.Drawing.11" ShapeID="_x0000_i1029" DrawAspect="Content" ObjectID="_1534026626" r:id="rId23"/>
        </w:object>
      </w:r>
    </w:p>
    <w:p w:rsidR="00897691" w:rsidRDefault="00897691" w:rsidP="00934EA5">
      <w:pPr>
        <w:rPr>
          <w:rFonts w:cs="Calibri"/>
        </w:rPr>
      </w:pPr>
    </w:p>
    <w:p w:rsidR="00393DFF" w:rsidRPr="00AA38E8" w:rsidRDefault="00393DFF" w:rsidP="00393DFF">
      <w:pPr>
        <w:pStyle w:val="Heading2"/>
        <w:numPr>
          <w:ilvl w:val="2"/>
          <w:numId w:val="1"/>
        </w:numPr>
        <w:rPr>
          <w:ins w:id="247" w:author="Smith, Kevin" w:date="2016-08-29T23:37:00Z"/>
          <w:rFonts w:ascii="Calibri" w:hAnsi="Calibri" w:cs="Calibri"/>
        </w:rPr>
      </w:pPr>
      <w:bookmarkStart w:id="248" w:name="_Toc422301845"/>
      <w:ins w:id="249" w:author="Smith, Kevin" w:date="2016-08-29T23:37:00Z">
        <w:r>
          <w:rPr>
            <w:rFonts w:ascii="Calibri" w:hAnsi="Calibri" w:cs="Calibri"/>
          </w:rPr>
          <w:br w:type="page"/>
        </w:r>
        <w:r>
          <w:rPr>
            <w:rFonts w:ascii="Calibri" w:hAnsi="Calibri" w:cs="Calibri"/>
          </w:rPr>
          <w:lastRenderedPageBreak/>
          <w:t>ApplXcpCheckWriteAccess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393DFF" w:rsidRPr="00AA38E8" w:rsidTr="007C4261">
        <w:trPr>
          <w:ins w:id="250" w:author="Smith, Kevin" w:date="2016-08-29T23:37:00Z"/>
        </w:trPr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ins w:id="251" w:author="Smith, Kevin" w:date="2016-08-29T23:37:00Z"/>
                <w:rFonts w:cs="Calibri"/>
                <w:b/>
                <w:bCs/>
                <w:sz w:val="16"/>
              </w:rPr>
            </w:pPr>
            <w:ins w:id="252" w:author="Smith, Kevin" w:date="2016-08-29T23:37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ins w:id="253" w:author="Smith, Kevin" w:date="2016-08-29T23:37:00Z"/>
                <w:rFonts w:cs="Calibri"/>
                <w:sz w:val="16"/>
              </w:rPr>
            </w:pPr>
            <w:proofErr w:type="spellStart"/>
            <w:ins w:id="254" w:author="Smith, Kevin" w:date="2016-08-29T23:37:00Z">
              <w:r w:rsidRPr="00897691">
                <w:rPr>
                  <w:rFonts w:cs="Calibri"/>
                  <w:sz w:val="16"/>
                </w:rPr>
                <w:t>ApplXcp</w:t>
              </w:r>
              <w:r>
                <w:rPr>
                  <w:rFonts w:cs="Calibri"/>
                  <w:sz w:val="16"/>
                </w:rPr>
                <w:t>CheckWriteAccess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ins w:id="255" w:author="Smith, Kevin" w:date="2016-08-29T23:37:00Z"/>
                <w:rFonts w:cs="Calibri"/>
                <w:sz w:val="16"/>
              </w:rPr>
            </w:pPr>
            <w:ins w:id="256" w:author="Smith, Kevin" w:date="2016-08-29T23:37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ins w:id="257" w:author="Smith, Kevin" w:date="2016-08-29T23:37:00Z"/>
                <w:rFonts w:cs="Calibri"/>
                <w:sz w:val="16"/>
              </w:rPr>
            </w:pPr>
            <w:ins w:id="258" w:author="Smith, Kevin" w:date="2016-08-29T23:37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ins w:id="259" w:author="Smith, Kevin" w:date="2016-08-29T23:37:00Z"/>
                <w:rFonts w:cs="Calibri"/>
                <w:sz w:val="16"/>
              </w:rPr>
            </w:pPr>
            <w:ins w:id="260" w:author="Smith, Kevin" w:date="2016-08-29T23:37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393DFF" w:rsidRPr="00AA38E8" w:rsidTr="007C4261">
        <w:trPr>
          <w:ins w:id="261" w:author="Smith, Kevin" w:date="2016-08-29T23:37:00Z"/>
        </w:trPr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ins w:id="262" w:author="Smith, Kevin" w:date="2016-08-29T23:37:00Z"/>
                <w:rFonts w:cs="Calibri"/>
                <w:b/>
                <w:bCs/>
                <w:sz w:val="16"/>
              </w:rPr>
            </w:pPr>
            <w:ins w:id="263" w:author="Smith, Kevin" w:date="2016-08-29T23:37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ins w:id="264" w:author="Smith, Kevin" w:date="2016-08-29T23:37:00Z"/>
                <w:rFonts w:cs="Calibri"/>
                <w:sz w:val="16"/>
              </w:rPr>
            </w:pPr>
            <w:proofErr w:type="spellStart"/>
            <w:ins w:id="265" w:author="Smith, Kevin" w:date="2016-08-29T23:37:00Z">
              <w:r>
                <w:rPr>
                  <w:rFonts w:cs="Calibri"/>
                  <w:sz w:val="16"/>
                </w:rPr>
                <w:t>addr</w:t>
              </w:r>
              <w:proofErr w:type="spellEnd"/>
            </w:ins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ins w:id="266" w:author="Smith, Kevin" w:date="2016-08-29T23:37:00Z"/>
                <w:rFonts w:cs="Calibri"/>
                <w:sz w:val="16"/>
              </w:rPr>
            </w:pPr>
            <w:ins w:id="267" w:author="Smith, Kevin" w:date="2016-08-29T23:37:00Z">
              <w:r>
                <w:rPr>
                  <w:rFonts w:cs="Calibri"/>
                  <w:sz w:val="16"/>
                </w:rPr>
                <w:t>MTABYTEPTR</w:t>
              </w:r>
            </w:ins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ins w:id="268" w:author="Smith, Kevin" w:date="2016-08-29T23:37:00Z"/>
                <w:rFonts w:cs="Calibri"/>
                <w:sz w:val="16"/>
              </w:rPr>
            </w:pPr>
            <w:ins w:id="269" w:author="Smith, Kevin" w:date="2016-08-29T23:37:00Z">
              <w:r>
                <w:rPr>
                  <w:rFonts w:cs="Calibri"/>
                  <w:sz w:val="16"/>
                </w:rPr>
                <w:t>1</w:t>
              </w:r>
            </w:ins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ins w:id="270" w:author="Smith, Kevin" w:date="2016-08-29T23:37:00Z"/>
                <w:rFonts w:cs="Calibri"/>
                <w:sz w:val="16"/>
              </w:rPr>
            </w:pPr>
            <w:ins w:id="271" w:author="Smith, Kevin" w:date="2016-08-29T23:37:00Z">
              <w:r w:rsidRPr="00CB70C2"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393DFF" w:rsidRPr="00AA38E8" w:rsidTr="007C4261">
        <w:trPr>
          <w:ins w:id="272" w:author="Smith, Kevin" w:date="2016-08-29T23:37:00Z"/>
        </w:trPr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ins w:id="273" w:author="Smith, Kevin" w:date="2016-08-29T23:37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ins w:id="274" w:author="Smith, Kevin" w:date="2016-08-29T23:37:00Z"/>
                <w:rFonts w:cs="Calibri"/>
                <w:sz w:val="16"/>
              </w:rPr>
            </w:pPr>
            <w:ins w:id="275" w:author="Smith, Kevin" w:date="2016-08-29T23:37:00Z">
              <w:r>
                <w:rPr>
                  <w:rFonts w:cs="Calibri"/>
                  <w:sz w:val="16"/>
                </w:rPr>
                <w:t>Size_Cnt_T_u08</w:t>
              </w:r>
            </w:ins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ins w:id="276" w:author="Smith, Kevin" w:date="2016-08-29T23:37:00Z"/>
                <w:rFonts w:cs="Calibri"/>
                <w:sz w:val="16"/>
              </w:rPr>
            </w:pPr>
            <w:ins w:id="277" w:author="Smith, Kevin" w:date="2016-08-29T23:37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ins w:id="278" w:author="Smith, Kevin" w:date="2016-08-29T23:37:00Z"/>
                <w:rFonts w:cs="Calibri"/>
                <w:sz w:val="16"/>
              </w:rPr>
            </w:pPr>
            <w:ins w:id="279" w:author="Smith, Kevin" w:date="2016-08-29T23:37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ins w:id="280" w:author="Smith, Kevin" w:date="2016-08-29T23:37:00Z"/>
                <w:rFonts w:cs="Calibri"/>
                <w:sz w:val="16"/>
              </w:rPr>
            </w:pPr>
            <w:ins w:id="281" w:author="Smith, Kevin" w:date="2016-08-29T23:37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393DFF" w:rsidRPr="00AA38E8" w:rsidTr="007C4261">
        <w:trPr>
          <w:ins w:id="282" w:author="Smith, Kevin" w:date="2016-08-29T23:37:00Z"/>
        </w:trPr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ins w:id="283" w:author="Smith, Kevin" w:date="2016-08-29T23:37:00Z"/>
                <w:rFonts w:cs="Calibri"/>
                <w:b/>
                <w:bCs/>
                <w:sz w:val="16"/>
              </w:rPr>
            </w:pPr>
            <w:ins w:id="284" w:author="Smith, Kevin" w:date="2016-08-29T23:37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ins w:id="285" w:author="Smith, Kevin" w:date="2016-08-29T23:37:00Z"/>
                <w:rFonts w:cs="Calibri"/>
                <w:sz w:val="16"/>
              </w:rPr>
            </w:pPr>
            <w:ins w:id="286" w:author="Smith, Kevin" w:date="2016-08-29T23:37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ins w:id="287" w:author="Smith, Kevin" w:date="2016-08-29T23:37:00Z"/>
                <w:rFonts w:cs="Calibri"/>
                <w:sz w:val="16"/>
              </w:rPr>
            </w:pPr>
            <w:ins w:id="288" w:author="Smith, Kevin" w:date="2016-08-29T23:37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ins w:id="289" w:author="Smith, Kevin" w:date="2016-08-29T23:37:00Z"/>
                <w:rFonts w:cs="Calibri"/>
                <w:sz w:val="16"/>
              </w:rPr>
            </w:pPr>
            <w:ins w:id="290" w:author="Smith, Kevin" w:date="2016-08-29T23:37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ins w:id="291" w:author="Smith, Kevin" w:date="2016-08-29T23:37:00Z"/>
                <w:rFonts w:cs="Calibri"/>
                <w:sz w:val="16"/>
              </w:rPr>
            </w:pPr>
            <w:ins w:id="292" w:author="Smith, Kevin" w:date="2016-08-29T23:37:00Z">
              <w:r>
                <w:rPr>
                  <w:rFonts w:cs="Calibri"/>
                  <w:sz w:val="16"/>
                </w:rPr>
                <w:t>0</w:t>
              </w:r>
            </w:ins>
          </w:p>
        </w:tc>
      </w:tr>
    </w:tbl>
    <w:p w:rsidR="00393DFF" w:rsidRPr="00AA38E8" w:rsidRDefault="00393DFF" w:rsidP="00393DFF">
      <w:pPr>
        <w:pStyle w:val="Heading2"/>
        <w:numPr>
          <w:ilvl w:val="3"/>
          <w:numId w:val="1"/>
        </w:numPr>
        <w:rPr>
          <w:ins w:id="293" w:author="Smith, Kevin" w:date="2016-08-29T23:37:00Z"/>
          <w:rFonts w:ascii="Calibri" w:hAnsi="Calibri" w:cs="Calibri"/>
        </w:rPr>
      </w:pPr>
      <w:ins w:id="294" w:author="Smith, Kevin" w:date="2016-08-29T23:37:00Z">
        <w:r w:rsidRPr="00AA38E8">
          <w:rPr>
            <w:rFonts w:ascii="Calibri" w:hAnsi="Calibri" w:cs="Calibri"/>
          </w:rPr>
          <w:t>Description</w:t>
        </w:r>
      </w:ins>
    </w:p>
    <w:p w:rsidR="00393DFF" w:rsidRDefault="00393DFF" w:rsidP="00393DFF">
      <w:pPr>
        <w:rPr>
          <w:ins w:id="295" w:author="Smith, Kevin" w:date="2016-08-29T23:37:00Z"/>
          <w:rFonts w:cs="Calibri"/>
        </w:rPr>
      </w:pPr>
      <w:ins w:id="296" w:author="Smith, Kevin" w:date="2016-08-29T23:37:00Z">
        <w:r>
          <w:rPr>
            <w:rFonts w:cs="Calibri"/>
          </w:rPr>
          <w:t xml:space="preserve">This function </w:t>
        </w:r>
      </w:ins>
      <w:ins w:id="297" w:author="Smith, Kevin" w:date="2016-08-29T23:39:00Z">
        <w:r w:rsidR="00B05D71">
          <w:rPr>
            <w:rFonts w:cs="Calibri"/>
          </w:rPr>
          <w:t xml:space="preserve">checks access for XCP writes. Since the functions in tuning selection management handle the </w:t>
        </w:r>
        <w:proofErr w:type="spellStart"/>
        <w:r w:rsidR="00B05D71">
          <w:rPr>
            <w:rFonts w:cs="Calibri"/>
          </w:rPr>
          <w:t>presmissions</w:t>
        </w:r>
        <w:proofErr w:type="spellEnd"/>
        <w:r w:rsidR="00B05D71">
          <w:rPr>
            <w:rFonts w:cs="Calibri"/>
          </w:rPr>
          <w:t xml:space="preserve"> for writes, this function shall always return a positive response. </w:t>
        </w:r>
      </w:ins>
    </w:p>
    <w:p w:rsidR="00393DFF" w:rsidRDefault="00393DFF" w:rsidP="00393DFF">
      <w:pPr>
        <w:rPr>
          <w:ins w:id="298" w:author="Smith, Kevin" w:date="2016-08-29T23:37:00Z"/>
          <w:rFonts w:cs="Calibri"/>
        </w:rPr>
      </w:pPr>
    </w:p>
    <w:p w:rsidR="00393DFF" w:rsidRDefault="00B05D71" w:rsidP="00393DFF">
      <w:pPr>
        <w:jc w:val="center"/>
        <w:rPr>
          <w:ins w:id="299" w:author="Smith, Kevin" w:date="2016-08-29T23:37:00Z"/>
          <w:rFonts w:cs="Calibri"/>
        </w:rPr>
      </w:pPr>
      <w:ins w:id="300" w:author="Smith, Kevin" w:date="2016-08-29T23:37:00Z">
        <w:r>
          <w:object w:dxaOrig="5736" w:dyaOrig="2202">
            <v:shape id="_x0000_i1030" type="#_x0000_t75" style="width:286.4pt;height:109.6pt" o:ole="">
              <v:imagedata r:id="rId24" o:title=""/>
            </v:shape>
            <o:OLEObject Type="Embed" ProgID="Visio.Drawing.11" ShapeID="_x0000_i1030" DrawAspect="Content" ObjectID="_1534026627" r:id="rId25"/>
          </w:object>
        </w:r>
      </w:ins>
    </w:p>
    <w:p w:rsidR="00393DFF" w:rsidRDefault="00393DFF">
      <w:pPr>
        <w:rPr>
          <w:ins w:id="301" w:author="Smith, Kevin" w:date="2016-08-29T23:41:00Z"/>
          <w:rFonts w:cs="Calibri"/>
          <w:b/>
          <w:caps/>
          <w:szCs w:val="20"/>
          <w:lang w:bidi="ar-SA"/>
        </w:rPr>
      </w:pPr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ins w:id="302" w:author="Smith, Kevin" w:date="2016-08-29T23:41:00Z"/>
          <w:rFonts w:ascii="Calibri" w:hAnsi="Calibri" w:cs="Calibri"/>
        </w:rPr>
      </w:pPr>
      <w:ins w:id="303" w:author="Smith, Kevin" w:date="2016-08-29T23:41:00Z">
        <w:r>
          <w:rPr>
            <w:rFonts w:ascii="Calibri" w:hAnsi="Calibri" w:cs="Calibri"/>
          </w:rPr>
          <w:t>ApplXcpCheck</w:t>
        </w:r>
        <w:r>
          <w:rPr>
            <w:rFonts w:ascii="Calibri" w:hAnsi="Calibri" w:cs="Calibri"/>
          </w:rPr>
          <w:t>Read</w:t>
        </w:r>
        <w:r>
          <w:rPr>
            <w:rFonts w:ascii="Calibri" w:hAnsi="Calibri" w:cs="Calibri"/>
          </w:rPr>
          <w:t>Access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EE3570">
        <w:trPr>
          <w:ins w:id="304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05" w:author="Smith, Kevin" w:date="2016-08-29T23:41:00Z"/>
                <w:rFonts w:cs="Calibri"/>
                <w:b/>
                <w:bCs/>
                <w:sz w:val="16"/>
              </w:rPr>
            </w:pPr>
            <w:ins w:id="306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ins w:id="307" w:author="Smith, Kevin" w:date="2016-08-29T23:41:00Z"/>
                <w:rFonts w:cs="Calibri"/>
                <w:sz w:val="16"/>
              </w:rPr>
            </w:pPr>
            <w:proofErr w:type="spellStart"/>
            <w:ins w:id="308" w:author="Smith, Kevin" w:date="2016-08-29T23:41:00Z">
              <w:r w:rsidRPr="00897691">
                <w:rPr>
                  <w:rFonts w:cs="Calibri"/>
                  <w:sz w:val="16"/>
                </w:rPr>
                <w:t>ApplXcp</w:t>
              </w:r>
              <w:r>
                <w:rPr>
                  <w:rFonts w:cs="Calibri"/>
                  <w:sz w:val="16"/>
                </w:rPr>
                <w:t>Check</w:t>
              </w:r>
              <w:r>
                <w:rPr>
                  <w:rFonts w:cs="Calibri"/>
                  <w:sz w:val="16"/>
                </w:rPr>
                <w:t>Read</w:t>
              </w:r>
              <w:r>
                <w:rPr>
                  <w:rFonts w:cs="Calibri"/>
                  <w:sz w:val="16"/>
                </w:rPr>
                <w:t>Access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09" w:author="Smith, Kevin" w:date="2016-08-29T23:41:00Z"/>
                <w:rFonts w:cs="Calibri"/>
                <w:sz w:val="16"/>
              </w:rPr>
            </w:pPr>
            <w:ins w:id="310" w:author="Smith, Kevin" w:date="2016-08-29T23:41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11" w:author="Smith, Kevin" w:date="2016-08-29T23:41:00Z"/>
                <w:rFonts w:cs="Calibri"/>
                <w:sz w:val="16"/>
              </w:rPr>
            </w:pPr>
            <w:ins w:id="312" w:author="Smith, Kevin" w:date="2016-08-29T23:41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13" w:author="Smith, Kevin" w:date="2016-08-29T23:41:00Z"/>
                <w:rFonts w:cs="Calibri"/>
                <w:sz w:val="16"/>
              </w:rPr>
            </w:pPr>
            <w:ins w:id="314" w:author="Smith, Kevin" w:date="2016-08-29T23:41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05D71" w:rsidRPr="00AA38E8" w:rsidTr="00EE3570">
        <w:trPr>
          <w:ins w:id="315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16" w:author="Smith, Kevin" w:date="2016-08-29T23:41:00Z"/>
                <w:rFonts w:cs="Calibri"/>
                <w:b/>
                <w:bCs/>
                <w:sz w:val="16"/>
              </w:rPr>
            </w:pPr>
            <w:ins w:id="317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18" w:author="Smith, Kevin" w:date="2016-08-29T23:41:00Z"/>
                <w:rFonts w:cs="Calibri"/>
                <w:sz w:val="16"/>
              </w:rPr>
            </w:pPr>
            <w:proofErr w:type="spellStart"/>
            <w:ins w:id="319" w:author="Smith, Kevin" w:date="2016-08-29T23:41:00Z">
              <w:r>
                <w:rPr>
                  <w:rFonts w:cs="Calibri"/>
                  <w:sz w:val="16"/>
                </w:rPr>
                <w:t>addr</w:t>
              </w:r>
              <w:proofErr w:type="spellEnd"/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20" w:author="Smith, Kevin" w:date="2016-08-29T23:41:00Z"/>
                <w:rFonts w:cs="Calibri"/>
                <w:sz w:val="16"/>
              </w:rPr>
            </w:pPr>
            <w:ins w:id="321" w:author="Smith, Kevin" w:date="2016-08-29T23:41:00Z">
              <w:r>
                <w:rPr>
                  <w:rFonts w:cs="Calibri"/>
                  <w:sz w:val="16"/>
                </w:rPr>
                <w:t>MTABYTEPTR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22" w:author="Smith, Kevin" w:date="2016-08-29T23:41:00Z"/>
                <w:rFonts w:cs="Calibri"/>
                <w:sz w:val="16"/>
              </w:rPr>
            </w:pPr>
            <w:ins w:id="323" w:author="Smith, Kevin" w:date="2016-08-29T23:41:00Z">
              <w:r>
                <w:rPr>
                  <w:rFonts w:cs="Calibri"/>
                  <w:sz w:val="16"/>
                </w:rPr>
                <w:t>1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324" w:author="Smith, Kevin" w:date="2016-08-29T23:41:00Z"/>
                <w:rFonts w:cs="Calibri"/>
                <w:sz w:val="16"/>
              </w:rPr>
            </w:pPr>
            <w:ins w:id="325" w:author="Smith, Kevin" w:date="2016-08-29T23:41:00Z">
              <w:r w:rsidRPr="00CB70C2"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B05D71" w:rsidRPr="00AA38E8" w:rsidTr="00EE3570">
        <w:trPr>
          <w:ins w:id="326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27" w:author="Smith, Kevin" w:date="2016-08-29T23:41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28" w:author="Smith, Kevin" w:date="2016-08-29T23:41:00Z"/>
                <w:rFonts w:cs="Calibri"/>
                <w:sz w:val="16"/>
              </w:rPr>
            </w:pPr>
            <w:ins w:id="329" w:author="Smith, Kevin" w:date="2016-08-29T23:41:00Z">
              <w:r>
                <w:rPr>
                  <w:rFonts w:cs="Calibri"/>
                  <w:sz w:val="16"/>
                </w:rPr>
                <w:t>Size_Cnt_T_u08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30" w:author="Smith, Kevin" w:date="2016-08-29T23:41:00Z"/>
                <w:rFonts w:cs="Calibri"/>
                <w:sz w:val="16"/>
              </w:rPr>
            </w:pPr>
            <w:ins w:id="331" w:author="Smith, Kevin" w:date="2016-08-29T23:41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32" w:author="Smith, Kevin" w:date="2016-08-29T23:41:00Z"/>
                <w:rFonts w:cs="Calibri"/>
                <w:sz w:val="16"/>
              </w:rPr>
            </w:pPr>
            <w:ins w:id="333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334" w:author="Smith, Kevin" w:date="2016-08-29T23:41:00Z"/>
                <w:rFonts w:cs="Calibri"/>
                <w:sz w:val="16"/>
              </w:rPr>
            </w:pPr>
            <w:ins w:id="335" w:author="Smith, Kevin" w:date="2016-08-29T23:41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05D71" w:rsidRPr="00AA38E8" w:rsidTr="00EE3570">
        <w:trPr>
          <w:ins w:id="336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37" w:author="Smith, Kevin" w:date="2016-08-29T23:41:00Z"/>
                <w:rFonts w:cs="Calibri"/>
                <w:b/>
                <w:bCs/>
                <w:sz w:val="16"/>
              </w:rPr>
            </w:pPr>
            <w:ins w:id="338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39" w:author="Smith, Kevin" w:date="2016-08-29T23:41:00Z"/>
                <w:rFonts w:cs="Calibri"/>
                <w:sz w:val="16"/>
              </w:rPr>
            </w:pPr>
            <w:ins w:id="340" w:author="Smith, Kevin" w:date="2016-08-29T23:41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41" w:author="Smith, Kevin" w:date="2016-08-29T23:41:00Z"/>
                <w:rFonts w:cs="Calibri"/>
                <w:sz w:val="16"/>
              </w:rPr>
            </w:pPr>
            <w:ins w:id="342" w:author="Smith, Kevin" w:date="2016-08-29T23:41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43" w:author="Smith, Kevin" w:date="2016-08-29T23:41:00Z"/>
                <w:rFonts w:cs="Calibri"/>
                <w:sz w:val="16"/>
              </w:rPr>
            </w:pPr>
            <w:ins w:id="344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345" w:author="Smith, Kevin" w:date="2016-08-29T23:41:00Z"/>
                <w:rFonts w:cs="Calibri"/>
                <w:sz w:val="16"/>
              </w:rPr>
            </w:pPr>
            <w:ins w:id="346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ins w:id="347" w:author="Smith, Kevin" w:date="2016-08-29T23:41:00Z"/>
          <w:rFonts w:ascii="Calibri" w:hAnsi="Calibri" w:cs="Calibri"/>
        </w:rPr>
      </w:pPr>
      <w:ins w:id="348" w:author="Smith, Kevin" w:date="2016-08-29T23:41:00Z">
        <w:r w:rsidRPr="00AA38E8">
          <w:rPr>
            <w:rFonts w:ascii="Calibri" w:hAnsi="Calibri" w:cs="Calibri"/>
          </w:rPr>
          <w:t>Description</w:t>
        </w:r>
      </w:ins>
    </w:p>
    <w:p w:rsidR="00B05D71" w:rsidRDefault="00B05D71" w:rsidP="00B05D71">
      <w:pPr>
        <w:rPr>
          <w:ins w:id="349" w:author="Smith, Kevin" w:date="2016-08-29T23:41:00Z"/>
          <w:rFonts w:cs="Calibri"/>
        </w:rPr>
      </w:pPr>
      <w:ins w:id="350" w:author="Smith, Kevin" w:date="2016-08-29T23:41:00Z">
        <w:r>
          <w:rPr>
            <w:rFonts w:cs="Calibri"/>
          </w:rPr>
          <w:t xml:space="preserve">This function checks access for XCP </w:t>
        </w:r>
        <w:r>
          <w:rPr>
            <w:rFonts w:cs="Calibri"/>
          </w:rPr>
          <w:t>reads</w:t>
        </w:r>
        <w:r>
          <w:rPr>
            <w:rFonts w:cs="Calibri"/>
          </w:rPr>
          <w:t xml:space="preserve">. Since the functions in tuning selection management handle the </w:t>
        </w:r>
        <w:proofErr w:type="spellStart"/>
        <w:r>
          <w:rPr>
            <w:rFonts w:cs="Calibri"/>
          </w:rPr>
          <w:t>presmissions</w:t>
        </w:r>
        <w:proofErr w:type="spellEnd"/>
        <w:r>
          <w:rPr>
            <w:rFonts w:cs="Calibri"/>
          </w:rPr>
          <w:t xml:space="preserve"> for </w:t>
        </w:r>
        <w:r>
          <w:rPr>
            <w:rFonts w:cs="Calibri"/>
          </w:rPr>
          <w:t>reads</w:t>
        </w:r>
        <w:r>
          <w:rPr>
            <w:rFonts w:cs="Calibri"/>
          </w:rPr>
          <w:t xml:space="preserve">, this function shall always return a positive response. </w:t>
        </w:r>
      </w:ins>
    </w:p>
    <w:p w:rsidR="00B05D71" w:rsidRDefault="00B05D71" w:rsidP="00B05D71">
      <w:pPr>
        <w:rPr>
          <w:ins w:id="351" w:author="Smith, Kevin" w:date="2016-08-29T23:41:00Z"/>
          <w:rFonts w:cs="Calibri"/>
        </w:rPr>
      </w:pPr>
    </w:p>
    <w:p w:rsidR="00B05D71" w:rsidRDefault="00B05D71" w:rsidP="00B05D71">
      <w:pPr>
        <w:jc w:val="center"/>
        <w:rPr>
          <w:ins w:id="352" w:author="Smith, Kevin" w:date="2016-08-29T23:41:00Z"/>
        </w:rPr>
      </w:pPr>
      <w:ins w:id="353" w:author="Smith, Kevin" w:date="2016-08-29T23:41:00Z">
        <w:r>
          <w:object w:dxaOrig="5736" w:dyaOrig="2202">
            <v:shape id="_x0000_i1031" type="#_x0000_t75" style="width:286.4pt;height:109.6pt" o:ole="">
              <v:imagedata r:id="rId24" o:title=""/>
            </v:shape>
            <o:OLEObject Type="Embed" ProgID="Visio.Drawing.11" ShapeID="_x0000_i1031" DrawAspect="Content" ObjectID="_1534026628" r:id="rId26"/>
          </w:object>
        </w:r>
      </w:ins>
    </w:p>
    <w:p w:rsidR="00B05D71" w:rsidRDefault="00B05D71" w:rsidP="00B05D71">
      <w:pPr>
        <w:jc w:val="center"/>
        <w:rPr>
          <w:ins w:id="354" w:author="Smith, Kevin" w:date="2016-08-29T23:41:00Z"/>
        </w:rPr>
      </w:pPr>
    </w:p>
    <w:p w:rsidR="00B05D71" w:rsidRDefault="00B05D71">
      <w:pPr>
        <w:rPr>
          <w:ins w:id="355" w:author="Smith, Kevin" w:date="2016-08-29T23:41:00Z"/>
        </w:rPr>
      </w:pPr>
      <w:ins w:id="356" w:author="Smith, Kevin" w:date="2016-08-29T23:41:00Z">
        <w:r>
          <w:br w:type="page"/>
        </w:r>
      </w:ins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ins w:id="357" w:author="Smith, Kevin" w:date="2016-08-29T23:41:00Z"/>
          <w:rFonts w:ascii="Calibri" w:hAnsi="Calibri" w:cs="Calibri"/>
        </w:rPr>
      </w:pPr>
      <w:ins w:id="358" w:author="Smith, Kevin" w:date="2016-08-29T23:41:00Z">
        <w:r>
          <w:rPr>
            <w:rFonts w:ascii="Calibri" w:hAnsi="Calibri" w:cs="Calibri"/>
          </w:rPr>
          <w:lastRenderedPageBreak/>
          <w:t>ApplXcpCheck</w:t>
        </w:r>
        <w:r>
          <w:rPr>
            <w:rFonts w:ascii="Calibri" w:hAnsi="Calibri" w:cs="Calibri"/>
          </w:rPr>
          <w:t>DAQ</w:t>
        </w:r>
        <w:r>
          <w:rPr>
            <w:rFonts w:ascii="Calibri" w:hAnsi="Calibri" w:cs="Calibri"/>
          </w:rPr>
          <w:t>Access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EE3570">
        <w:trPr>
          <w:ins w:id="359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60" w:author="Smith, Kevin" w:date="2016-08-29T23:41:00Z"/>
                <w:rFonts w:cs="Calibri"/>
                <w:b/>
                <w:bCs/>
                <w:sz w:val="16"/>
              </w:rPr>
            </w:pPr>
            <w:ins w:id="361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ins w:id="362" w:author="Smith, Kevin" w:date="2016-08-29T23:41:00Z"/>
                <w:rFonts w:cs="Calibri"/>
                <w:sz w:val="16"/>
              </w:rPr>
            </w:pPr>
            <w:proofErr w:type="spellStart"/>
            <w:ins w:id="363" w:author="Smith, Kevin" w:date="2016-08-29T23:41:00Z">
              <w:r w:rsidRPr="00897691">
                <w:rPr>
                  <w:rFonts w:cs="Calibri"/>
                  <w:sz w:val="16"/>
                </w:rPr>
                <w:t>ApplXcp</w:t>
              </w:r>
              <w:r>
                <w:rPr>
                  <w:rFonts w:cs="Calibri"/>
                  <w:sz w:val="16"/>
                </w:rPr>
                <w:t>Check</w:t>
              </w:r>
              <w:r>
                <w:rPr>
                  <w:rFonts w:cs="Calibri"/>
                  <w:sz w:val="16"/>
                </w:rPr>
                <w:t>DAQ</w:t>
              </w:r>
              <w:r>
                <w:rPr>
                  <w:rFonts w:cs="Calibri"/>
                  <w:sz w:val="16"/>
                </w:rPr>
                <w:t>Access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64" w:author="Smith, Kevin" w:date="2016-08-29T23:41:00Z"/>
                <w:rFonts w:cs="Calibri"/>
                <w:sz w:val="16"/>
              </w:rPr>
            </w:pPr>
            <w:ins w:id="365" w:author="Smith, Kevin" w:date="2016-08-29T23:41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66" w:author="Smith, Kevin" w:date="2016-08-29T23:41:00Z"/>
                <w:rFonts w:cs="Calibri"/>
                <w:sz w:val="16"/>
              </w:rPr>
            </w:pPr>
            <w:ins w:id="367" w:author="Smith, Kevin" w:date="2016-08-29T23:41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368" w:author="Smith, Kevin" w:date="2016-08-29T23:41:00Z"/>
                <w:rFonts w:cs="Calibri"/>
                <w:sz w:val="16"/>
              </w:rPr>
            </w:pPr>
            <w:ins w:id="369" w:author="Smith, Kevin" w:date="2016-08-29T23:41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05D71" w:rsidRPr="00AA38E8" w:rsidTr="00EE3570">
        <w:trPr>
          <w:ins w:id="370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71" w:author="Smith, Kevin" w:date="2016-08-29T23:41:00Z"/>
                <w:rFonts w:cs="Calibri"/>
                <w:b/>
                <w:bCs/>
                <w:sz w:val="16"/>
              </w:rPr>
            </w:pPr>
            <w:ins w:id="372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73" w:author="Smith, Kevin" w:date="2016-08-29T23:41:00Z"/>
                <w:rFonts w:cs="Calibri"/>
                <w:sz w:val="16"/>
              </w:rPr>
            </w:pPr>
            <w:proofErr w:type="spellStart"/>
            <w:ins w:id="374" w:author="Smith, Kevin" w:date="2016-08-29T23:41:00Z">
              <w:r>
                <w:rPr>
                  <w:rFonts w:cs="Calibri"/>
                  <w:sz w:val="16"/>
                </w:rPr>
                <w:t>addr</w:t>
              </w:r>
              <w:proofErr w:type="spellEnd"/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75" w:author="Smith, Kevin" w:date="2016-08-29T23:41:00Z"/>
                <w:rFonts w:cs="Calibri"/>
                <w:sz w:val="16"/>
              </w:rPr>
            </w:pPr>
            <w:ins w:id="376" w:author="Smith, Kevin" w:date="2016-08-29T23:41:00Z">
              <w:r>
                <w:rPr>
                  <w:rFonts w:cs="Calibri"/>
                  <w:sz w:val="16"/>
                </w:rPr>
                <w:t>MTABYTEPTR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77" w:author="Smith, Kevin" w:date="2016-08-29T23:41:00Z"/>
                <w:rFonts w:cs="Calibri"/>
                <w:sz w:val="16"/>
              </w:rPr>
            </w:pPr>
            <w:ins w:id="378" w:author="Smith, Kevin" w:date="2016-08-29T23:41:00Z">
              <w:r>
                <w:rPr>
                  <w:rFonts w:cs="Calibri"/>
                  <w:sz w:val="16"/>
                </w:rPr>
                <w:t>1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379" w:author="Smith, Kevin" w:date="2016-08-29T23:41:00Z"/>
                <w:rFonts w:cs="Calibri"/>
                <w:sz w:val="16"/>
              </w:rPr>
            </w:pPr>
            <w:ins w:id="380" w:author="Smith, Kevin" w:date="2016-08-29T23:41:00Z">
              <w:r w:rsidRPr="00CB70C2"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B05D71" w:rsidRPr="00AA38E8" w:rsidTr="00EE3570">
        <w:trPr>
          <w:ins w:id="381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82" w:author="Smith, Kevin" w:date="2016-08-29T23:41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83" w:author="Smith, Kevin" w:date="2016-08-29T23:41:00Z"/>
                <w:rFonts w:cs="Calibri"/>
                <w:sz w:val="16"/>
              </w:rPr>
            </w:pPr>
            <w:ins w:id="384" w:author="Smith, Kevin" w:date="2016-08-29T23:41:00Z">
              <w:r>
                <w:rPr>
                  <w:rFonts w:cs="Calibri"/>
                  <w:sz w:val="16"/>
                </w:rPr>
                <w:t>Size_Cnt_T_u08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85" w:author="Smith, Kevin" w:date="2016-08-29T23:41:00Z"/>
                <w:rFonts w:cs="Calibri"/>
                <w:sz w:val="16"/>
              </w:rPr>
            </w:pPr>
            <w:ins w:id="386" w:author="Smith, Kevin" w:date="2016-08-29T23:41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87" w:author="Smith, Kevin" w:date="2016-08-29T23:41:00Z"/>
                <w:rFonts w:cs="Calibri"/>
                <w:sz w:val="16"/>
              </w:rPr>
            </w:pPr>
            <w:ins w:id="388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389" w:author="Smith, Kevin" w:date="2016-08-29T23:41:00Z"/>
                <w:rFonts w:cs="Calibri"/>
                <w:sz w:val="16"/>
              </w:rPr>
            </w:pPr>
            <w:ins w:id="390" w:author="Smith, Kevin" w:date="2016-08-29T23:41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05D71" w:rsidRPr="00AA38E8" w:rsidTr="00EE3570">
        <w:trPr>
          <w:ins w:id="391" w:author="Smith, Kevin" w:date="2016-08-29T23:41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392" w:author="Smith, Kevin" w:date="2016-08-29T23:41:00Z"/>
                <w:rFonts w:cs="Calibri"/>
                <w:b/>
                <w:bCs/>
                <w:sz w:val="16"/>
              </w:rPr>
            </w:pPr>
            <w:ins w:id="393" w:author="Smith, Kevin" w:date="2016-08-29T23:41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394" w:author="Smith, Kevin" w:date="2016-08-29T23:41:00Z"/>
                <w:rFonts w:cs="Calibri"/>
                <w:sz w:val="16"/>
              </w:rPr>
            </w:pPr>
            <w:ins w:id="395" w:author="Smith, Kevin" w:date="2016-08-29T23:41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396" w:author="Smith, Kevin" w:date="2016-08-29T23:41:00Z"/>
                <w:rFonts w:cs="Calibri"/>
                <w:sz w:val="16"/>
              </w:rPr>
            </w:pPr>
            <w:ins w:id="397" w:author="Smith, Kevin" w:date="2016-08-29T23:41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398" w:author="Smith, Kevin" w:date="2016-08-29T23:41:00Z"/>
                <w:rFonts w:cs="Calibri"/>
                <w:sz w:val="16"/>
              </w:rPr>
            </w:pPr>
            <w:ins w:id="399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400" w:author="Smith, Kevin" w:date="2016-08-29T23:41:00Z"/>
                <w:rFonts w:cs="Calibri"/>
                <w:sz w:val="16"/>
              </w:rPr>
            </w:pPr>
            <w:ins w:id="401" w:author="Smith, Kevin" w:date="2016-08-29T23:41:00Z">
              <w:r>
                <w:rPr>
                  <w:rFonts w:cs="Calibri"/>
                  <w:sz w:val="16"/>
                </w:rPr>
                <w:t>0</w:t>
              </w:r>
            </w:ins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ins w:id="402" w:author="Smith, Kevin" w:date="2016-08-29T23:41:00Z"/>
          <w:rFonts w:ascii="Calibri" w:hAnsi="Calibri" w:cs="Calibri"/>
        </w:rPr>
      </w:pPr>
      <w:ins w:id="403" w:author="Smith, Kevin" w:date="2016-08-29T23:41:00Z">
        <w:r w:rsidRPr="00AA38E8">
          <w:rPr>
            <w:rFonts w:ascii="Calibri" w:hAnsi="Calibri" w:cs="Calibri"/>
          </w:rPr>
          <w:t>Description</w:t>
        </w:r>
      </w:ins>
    </w:p>
    <w:p w:rsidR="00B05D71" w:rsidRDefault="00B05D71" w:rsidP="00B05D71">
      <w:pPr>
        <w:rPr>
          <w:ins w:id="404" w:author="Smith, Kevin" w:date="2016-08-29T23:41:00Z"/>
          <w:rFonts w:cs="Calibri"/>
        </w:rPr>
      </w:pPr>
      <w:ins w:id="405" w:author="Smith, Kevin" w:date="2016-08-29T23:41:00Z">
        <w:r>
          <w:rPr>
            <w:rFonts w:cs="Calibri"/>
          </w:rPr>
          <w:t xml:space="preserve">This function checks access for XCP </w:t>
        </w:r>
      </w:ins>
      <w:ins w:id="406" w:author="Smith, Kevin" w:date="2016-08-29T23:42:00Z">
        <w:r>
          <w:rPr>
            <w:rFonts w:cs="Calibri"/>
          </w:rPr>
          <w:t>DAQ access</w:t>
        </w:r>
      </w:ins>
      <w:ins w:id="407" w:author="Smith, Kevin" w:date="2016-08-29T23:41:00Z">
        <w:r>
          <w:rPr>
            <w:rFonts w:cs="Calibri"/>
          </w:rPr>
          <w:t xml:space="preserve">. </w:t>
        </w:r>
      </w:ins>
      <w:ins w:id="408" w:author="Smith, Kevin" w:date="2016-08-29T23:42:00Z">
        <w:r>
          <w:rPr>
            <w:rFonts w:cs="Calibri"/>
          </w:rPr>
          <w:t>Since all reads are allowed, this function will also always return a positive response</w:t>
        </w:r>
      </w:ins>
      <w:ins w:id="409" w:author="Smith, Kevin" w:date="2016-08-29T23:41:00Z">
        <w:r>
          <w:rPr>
            <w:rFonts w:cs="Calibri"/>
          </w:rPr>
          <w:t xml:space="preserve">. </w:t>
        </w:r>
      </w:ins>
    </w:p>
    <w:p w:rsidR="00B05D71" w:rsidRDefault="00B05D71" w:rsidP="00B05D71">
      <w:pPr>
        <w:rPr>
          <w:ins w:id="410" w:author="Smith, Kevin" w:date="2016-08-29T23:41:00Z"/>
          <w:rFonts w:cs="Calibri"/>
        </w:rPr>
      </w:pPr>
    </w:p>
    <w:p w:rsidR="00B05D71" w:rsidRDefault="00B05D71" w:rsidP="00B05D71">
      <w:pPr>
        <w:jc w:val="center"/>
        <w:rPr>
          <w:ins w:id="411" w:author="Smith, Kevin" w:date="2016-08-29T23:41:00Z"/>
          <w:rFonts w:cs="Calibri"/>
        </w:rPr>
      </w:pPr>
      <w:ins w:id="412" w:author="Smith, Kevin" w:date="2016-08-29T23:41:00Z">
        <w:r>
          <w:object w:dxaOrig="5736" w:dyaOrig="2202">
            <v:shape id="_x0000_i1032" type="#_x0000_t75" style="width:286.4pt;height:109.6pt" o:ole="">
              <v:imagedata r:id="rId24" o:title=""/>
            </v:shape>
            <o:OLEObject Type="Embed" ProgID="Visio.Drawing.11" ShapeID="_x0000_i1032" DrawAspect="Content" ObjectID="_1534026629" r:id="rId27"/>
          </w:object>
        </w:r>
      </w:ins>
    </w:p>
    <w:p w:rsidR="00B05D71" w:rsidRDefault="00B05D71" w:rsidP="00B05D71">
      <w:pPr>
        <w:jc w:val="center"/>
        <w:rPr>
          <w:ins w:id="413" w:author="Smith, Kevin" w:date="2016-08-29T23:42:00Z"/>
          <w:rFonts w:cs="Calibri"/>
        </w:rPr>
      </w:pPr>
    </w:p>
    <w:p w:rsidR="00B05D71" w:rsidRDefault="00B05D71">
      <w:pPr>
        <w:rPr>
          <w:ins w:id="414" w:author="Smith, Kevin" w:date="2016-08-29T23:43:00Z"/>
          <w:rFonts w:cs="Calibri"/>
          <w:b/>
          <w:caps/>
          <w:szCs w:val="20"/>
          <w:lang w:bidi="ar-SA"/>
        </w:rPr>
      </w:pPr>
      <w:ins w:id="415" w:author="Smith, Kevin" w:date="2016-08-29T23:43:00Z">
        <w:r>
          <w:rPr>
            <w:rFonts w:cs="Calibri"/>
          </w:rPr>
          <w:br w:type="page"/>
        </w:r>
      </w:ins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ins w:id="416" w:author="Smith, Kevin" w:date="2016-08-29T23:42:00Z"/>
          <w:rFonts w:ascii="Calibri" w:hAnsi="Calibri" w:cs="Calibri"/>
        </w:rPr>
      </w:pPr>
      <w:ins w:id="417" w:author="Smith, Kevin" w:date="2016-08-29T23:42:00Z">
        <w:r>
          <w:rPr>
            <w:rFonts w:ascii="Calibri" w:hAnsi="Calibri" w:cs="Calibri"/>
          </w:rPr>
          <w:lastRenderedPageBreak/>
          <w:t>ApplXcp</w:t>
        </w:r>
        <w:r>
          <w:rPr>
            <w:rFonts w:ascii="Calibri" w:hAnsi="Calibri" w:cs="Calibri"/>
          </w:rPr>
          <w:t>SetCalPage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EE3570">
        <w:trPr>
          <w:ins w:id="418" w:author="Smith, Kevin" w:date="2016-08-29T23:42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419" w:author="Smith, Kevin" w:date="2016-08-29T23:42:00Z"/>
                <w:rFonts w:cs="Calibri"/>
                <w:b/>
                <w:bCs/>
                <w:sz w:val="16"/>
              </w:rPr>
            </w:pPr>
            <w:ins w:id="420" w:author="Smith, Kevin" w:date="2016-08-29T23:42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ins w:id="421" w:author="Smith, Kevin" w:date="2016-08-29T23:42:00Z"/>
                <w:rFonts w:cs="Calibri"/>
                <w:sz w:val="16"/>
              </w:rPr>
            </w:pPr>
            <w:proofErr w:type="spellStart"/>
            <w:ins w:id="422" w:author="Smith, Kevin" w:date="2016-08-29T23:42:00Z">
              <w:r w:rsidRPr="00897691">
                <w:rPr>
                  <w:rFonts w:cs="Calibri"/>
                  <w:sz w:val="16"/>
                </w:rPr>
                <w:t>ApplXcp</w:t>
              </w:r>
            </w:ins>
            <w:ins w:id="423" w:author="Smith, Kevin" w:date="2016-08-29T23:43:00Z">
              <w:r>
                <w:rPr>
                  <w:rFonts w:cs="Calibri"/>
                  <w:sz w:val="16"/>
                </w:rPr>
                <w:t>SetCalPage</w:t>
              </w:r>
            </w:ins>
            <w:proofErr w:type="spellEnd"/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424" w:author="Smith, Kevin" w:date="2016-08-29T23:42:00Z"/>
                <w:rFonts w:cs="Calibri"/>
                <w:sz w:val="16"/>
              </w:rPr>
            </w:pPr>
            <w:ins w:id="425" w:author="Smith, Kevin" w:date="2016-08-29T23:42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426" w:author="Smith, Kevin" w:date="2016-08-29T23:42:00Z"/>
                <w:rFonts w:cs="Calibri"/>
                <w:sz w:val="16"/>
              </w:rPr>
            </w:pPr>
            <w:ins w:id="427" w:author="Smith, Kevin" w:date="2016-08-29T23:42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EE3570">
            <w:pPr>
              <w:spacing w:before="60"/>
              <w:jc w:val="center"/>
              <w:rPr>
                <w:ins w:id="428" w:author="Smith, Kevin" w:date="2016-08-29T23:42:00Z"/>
                <w:rFonts w:cs="Calibri"/>
                <w:sz w:val="16"/>
              </w:rPr>
            </w:pPr>
            <w:ins w:id="429" w:author="Smith, Kevin" w:date="2016-08-29T23:42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05D71" w:rsidRPr="00AA38E8" w:rsidTr="00EE3570">
        <w:trPr>
          <w:ins w:id="430" w:author="Smith, Kevin" w:date="2016-08-29T23:42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431" w:author="Smith, Kevin" w:date="2016-08-29T23:42:00Z"/>
                <w:rFonts w:cs="Calibri"/>
                <w:b/>
                <w:bCs/>
                <w:sz w:val="16"/>
              </w:rPr>
            </w:pPr>
            <w:ins w:id="432" w:author="Smith, Kevin" w:date="2016-08-29T23:42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433" w:author="Smith, Kevin" w:date="2016-08-29T23:42:00Z"/>
                <w:rFonts w:cs="Calibri"/>
                <w:sz w:val="16"/>
              </w:rPr>
            </w:pPr>
            <w:ins w:id="434" w:author="Smith, Kevin" w:date="2016-08-29T23:43:00Z">
              <w:r w:rsidRPr="00B05D71">
                <w:rPr>
                  <w:rFonts w:cs="Calibri"/>
                  <w:sz w:val="16"/>
                </w:rPr>
                <w:t>Seg_Cnt_T_u08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435" w:author="Smith, Kevin" w:date="2016-08-29T23:42:00Z"/>
                <w:rFonts w:cs="Calibri"/>
                <w:sz w:val="16"/>
              </w:rPr>
            </w:pPr>
            <w:ins w:id="436" w:author="Smith, Kevin" w:date="2016-08-29T23:43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437" w:author="Smith, Kevin" w:date="2016-08-29T23:42:00Z"/>
                <w:rFonts w:cs="Calibri"/>
                <w:sz w:val="16"/>
              </w:rPr>
            </w:pPr>
            <w:ins w:id="438" w:author="Smith, Kevin" w:date="2016-08-29T23:43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439" w:author="Smith, Kevin" w:date="2016-08-29T23:42:00Z"/>
                <w:rFonts w:cs="Calibri"/>
                <w:sz w:val="16"/>
              </w:rPr>
            </w:pPr>
            <w:ins w:id="440" w:author="Smith, Kevin" w:date="2016-08-29T23:43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05D71" w:rsidRPr="00AA38E8" w:rsidTr="00EE3570">
        <w:trPr>
          <w:ins w:id="441" w:author="Smith, Kevin" w:date="2016-08-29T23:42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442" w:author="Smith, Kevin" w:date="2016-08-29T23:42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EE3570">
            <w:pPr>
              <w:spacing w:before="60"/>
              <w:rPr>
                <w:ins w:id="443" w:author="Smith, Kevin" w:date="2016-08-29T23:42:00Z"/>
                <w:rFonts w:cs="Calibri"/>
                <w:sz w:val="16"/>
              </w:rPr>
            </w:pPr>
            <w:ins w:id="444" w:author="Smith, Kevin" w:date="2016-08-29T23:43:00Z">
              <w:r w:rsidRPr="00B05D71">
                <w:rPr>
                  <w:rFonts w:cs="Calibri"/>
                  <w:sz w:val="16"/>
                </w:rPr>
                <w:t>Page_Cnt_T_u08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445" w:author="Smith, Kevin" w:date="2016-08-29T23:42:00Z"/>
                <w:rFonts w:cs="Calibri"/>
                <w:sz w:val="16"/>
              </w:rPr>
            </w:pPr>
            <w:ins w:id="446" w:author="Smith, Kevin" w:date="2016-08-29T23:42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447" w:author="Smith, Kevin" w:date="2016-08-29T23:42:00Z"/>
                <w:rFonts w:cs="Calibri"/>
                <w:sz w:val="16"/>
              </w:rPr>
            </w:pPr>
            <w:ins w:id="448" w:author="Smith, Kevin" w:date="2016-08-29T23:42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05D71" w:rsidP="00EE3570">
            <w:pPr>
              <w:spacing w:before="60"/>
              <w:rPr>
                <w:ins w:id="449" w:author="Smith, Kevin" w:date="2016-08-29T23:42:00Z"/>
                <w:rFonts w:cs="Calibri"/>
                <w:sz w:val="16"/>
              </w:rPr>
            </w:pPr>
            <w:ins w:id="450" w:author="Smith, Kevin" w:date="2016-08-29T23:42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05D71" w:rsidRPr="00AA38E8" w:rsidTr="00EE3570">
        <w:trPr>
          <w:ins w:id="451" w:author="Smith, Kevin" w:date="2016-08-29T23:43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452" w:author="Smith, Kevin" w:date="2016-08-29T23:43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Default="00B05D71" w:rsidP="00EE3570">
            <w:pPr>
              <w:spacing w:before="60"/>
              <w:rPr>
                <w:ins w:id="453" w:author="Smith, Kevin" w:date="2016-08-29T23:43:00Z"/>
                <w:rFonts w:cs="Calibri"/>
                <w:sz w:val="16"/>
              </w:rPr>
            </w:pPr>
            <w:ins w:id="454" w:author="Smith, Kevin" w:date="2016-08-29T23:43:00Z">
              <w:r w:rsidRPr="00B05D71">
                <w:rPr>
                  <w:rFonts w:cs="Calibri"/>
                  <w:sz w:val="16"/>
                </w:rPr>
                <w:t>Mod_Cnt_T_u08</w:t>
              </w:r>
            </w:ins>
          </w:p>
        </w:tc>
        <w:tc>
          <w:tcPr>
            <w:tcW w:w="1092" w:type="dxa"/>
          </w:tcPr>
          <w:p w:rsidR="00B05D71" w:rsidRDefault="00B05D71" w:rsidP="00EE3570">
            <w:pPr>
              <w:spacing w:before="60"/>
              <w:rPr>
                <w:ins w:id="455" w:author="Smith, Kevin" w:date="2016-08-29T23:43:00Z"/>
                <w:rFonts w:cs="Calibri"/>
                <w:sz w:val="16"/>
              </w:rPr>
            </w:pPr>
            <w:ins w:id="456" w:author="Smith, Kevin" w:date="2016-08-29T23:43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05D71" w:rsidRDefault="00B05D71" w:rsidP="00EE3570">
            <w:pPr>
              <w:spacing w:before="60"/>
              <w:rPr>
                <w:ins w:id="457" w:author="Smith, Kevin" w:date="2016-08-29T23:43:00Z"/>
                <w:rFonts w:cs="Calibri"/>
                <w:sz w:val="16"/>
              </w:rPr>
            </w:pPr>
            <w:ins w:id="458" w:author="Smith, Kevin" w:date="2016-08-29T23:43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Default="00B05D71" w:rsidP="00EE3570">
            <w:pPr>
              <w:spacing w:before="60"/>
              <w:rPr>
                <w:ins w:id="459" w:author="Smith, Kevin" w:date="2016-08-29T23:43:00Z"/>
                <w:rFonts w:cs="Calibri"/>
                <w:sz w:val="16"/>
              </w:rPr>
            </w:pPr>
            <w:ins w:id="460" w:author="Smith, Kevin" w:date="2016-08-29T23:43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05D71" w:rsidRPr="00AA38E8" w:rsidTr="00EE3570">
        <w:trPr>
          <w:ins w:id="461" w:author="Smith, Kevin" w:date="2016-08-29T23:42:00Z"/>
        </w:trPr>
        <w:tc>
          <w:tcPr>
            <w:tcW w:w="1747" w:type="dxa"/>
          </w:tcPr>
          <w:p w:rsidR="00B05D71" w:rsidRPr="00AA38E8" w:rsidRDefault="00B05D71" w:rsidP="00EE3570">
            <w:pPr>
              <w:spacing w:before="60"/>
              <w:rPr>
                <w:ins w:id="462" w:author="Smith, Kevin" w:date="2016-08-29T23:42:00Z"/>
                <w:rFonts w:cs="Calibri"/>
                <w:b/>
                <w:bCs/>
                <w:sz w:val="16"/>
              </w:rPr>
            </w:pPr>
            <w:ins w:id="463" w:author="Smith, Kevin" w:date="2016-08-29T23:42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B05D71" w:rsidRPr="00AA38E8" w:rsidRDefault="00B34A94" w:rsidP="00EE3570">
            <w:pPr>
              <w:spacing w:before="60"/>
              <w:rPr>
                <w:ins w:id="464" w:author="Smith, Kevin" w:date="2016-08-29T23:42:00Z"/>
                <w:rFonts w:cs="Calibri"/>
                <w:sz w:val="16"/>
              </w:rPr>
            </w:pPr>
            <w:ins w:id="465" w:author="Smith, Kevin" w:date="2016-08-30T00:05:00Z">
              <w:r>
                <w:rPr>
                  <w:rFonts w:cs="Calibri"/>
                  <w:sz w:val="16"/>
                </w:rPr>
                <w:t>Rtn_Cnt_T_u08</w:t>
              </w:r>
            </w:ins>
          </w:p>
        </w:tc>
        <w:tc>
          <w:tcPr>
            <w:tcW w:w="1092" w:type="dxa"/>
          </w:tcPr>
          <w:p w:rsidR="00B05D71" w:rsidRPr="00AA38E8" w:rsidRDefault="00B05D71" w:rsidP="00EE3570">
            <w:pPr>
              <w:spacing w:before="60"/>
              <w:rPr>
                <w:ins w:id="466" w:author="Smith, Kevin" w:date="2016-08-29T23:42:00Z"/>
                <w:rFonts w:cs="Calibri"/>
                <w:sz w:val="16"/>
              </w:rPr>
            </w:pPr>
            <w:ins w:id="467" w:author="Smith, Kevin" w:date="2016-08-29T23:42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B05D71" w:rsidRPr="00AA38E8" w:rsidRDefault="00B05D71" w:rsidP="00EE3570">
            <w:pPr>
              <w:spacing w:before="60"/>
              <w:rPr>
                <w:ins w:id="468" w:author="Smith, Kevin" w:date="2016-08-29T23:42:00Z"/>
                <w:rFonts w:cs="Calibri"/>
                <w:sz w:val="16"/>
              </w:rPr>
            </w:pPr>
            <w:ins w:id="469" w:author="Smith, Kevin" w:date="2016-08-29T23:42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05D71" w:rsidRPr="00AA38E8" w:rsidRDefault="00B34A94" w:rsidP="00EE3570">
            <w:pPr>
              <w:spacing w:before="60"/>
              <w:rPr>
                <w:ins w:id="470" w:author="Smith, Kevin" w:date="2016-08-29T23:42:00Z"/>
                <w:rFonts w:cs="Calibri"/>
                <w:sz w:val="16"/>
              </w:rPr>
            </w:pPr>
            <w:ins w:id="471" w:author="Smith, Kevin" w:date="2016-08-29T23:59:00Z">
              <w:r>
                <w:rPr>
                  <w:rFonts w:cs="Calibri"/>
                  <w:sz w:val="16"/>
                </w:rPr>
                <w:t>0x28</w:t>
              </w:r>
            </w:ins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ins w:id="472" w:author="Smith, Kevin" w:date="2016-08-29T23:42:00Z"/>
          <w:rFonts w:ascii="Calibri" w:hAnsi="Calibri" w:cs="Calibri"/>
        </w:rPr>
      </w:pPr>
      <w:ins w:id="473" w:author="Smith, Kevin" w:date="2016-08-29T23:42:00Z">
        <w:r w:rsidRPr="00AA38E8">
          <w:rPr>
            <w:rFonts w:ascii="Calibri" w:hAnsi="Calibri" w:cs="Calibri"/>
          </w:rPr>
          <w:t>Description</w:t>
        </w:r>
      </w:ins>
    </w:p>
    <w:p w:rsidR="00B05D71" w:rsidRDefault="00B05D71" w:rsidP="00B05D71">
      <w:pPr>
        <w:rPr>
          <w:ins w:id="474" w:author="Smith, Kevin" w:date="2016-08-29T23:42:00Z"/>
          <w:rFonts w:cs="Calibri"/>
        </w:rPr>
      </w:pPr>
      <w:ins w:id="475" w:author="Smith, Kevin" w:date="2016-08-29T23:42:00Z">
        <w:r>
          <w:rPr>
            <w:rFonts w:cs="Calibri"/>
          </w:rPr>
          <w:t xml:space="preserve">This function </w:t>
        </w:r>
      </w:ins>
      <w:ins w:id="476" w:author="Smith, Kevin" w:date="2016-08-29T23:44:00Z">
        <w:r>
          <w:rPr>
            <w:rFonts w:cs="Calibri"/>
          </w:rPr>
          <w:t xml:space="preserve">sets the calibration page access. It directly calls the functions used in tuning selection management. </w:t>
        </w:r>
      </w:ins>
      <w:ins w:id="477" w:author="Smith, Kevin" w:date="2016-08-29T23:42:00Z">
        <w:r>
          <w:rPr>
            <w:rFonts w:cs="Calibri"/>
          </w:rPr>
          <w:t xml:space="preserve"> </w:t>
        </w:r>
      </w:ins>
    </w:p>
    <w:p w:rsidR="00B05D71" w:rsidRDefault="00B05D71" w:rsidP="00B05D71">
      <w:pPr>
        <w:rPr>
          <w:ins w:id="478" w:author="Smith, Kevin" w:date="2016-08-29T23:42:00Z"/>
          <w:rFonts w:cs="Calibri"/>
        </w:rPr>
      </w:pPr>
    </w:p>
    <w:p w:rsidR="00B05D71" w:rsidRDefault="00B05D71" w:rsidP="00B05D71">
      <w:pPr>
        <w:jc w:val="center"/>
        <w:rPr>
          <w:ins w:id="479" w:author="Smith, Kevin" w:date="2016-08-29T23:42:00Z"/>
          <w:rFonts w:cs="Calibri"/>
        </w:rPr>
      </w:pPr>
      <w:ins w:id="480" w:author="Smith, Kevin" w:date="2016-08-29T23:57:00Z">
        <w:r>
          <w:object w:dxaOrig="12414" w:dyaOrig="8544">
            <v:shape id="_x0000_i1033" type="#_x0000_t75" style="width:452.95pt;height:311.65pt" o:ole="">
              <v:imagedata r:id="rId28" o:title=""/>
            </v:shape>
            <o:OLEObject Type="Embed" ProgID="Visio.Drawing.11" ShapeID="_x0000_i1033" DrawAspect="Content" ObjectID="_1534026630" r:id="rId29"/>
          </w:object>
        </w:r>
      </w:ins>
    </w:p>
    <w:p w:rsidR="00B05D71" w:rsidRDefault="00B05D71" w:rsidP="00B05D71">
      <w:pPr>
        <w:jc w:val="center"/>
        <w:rPr>
          <w:ins w:id="481" w:author="Smith, Kevin" w:date="2016-08-29T23:41:00Z"/>
          <w:rFonts w:cs="Calibri"/>
        </w:rPr>
      </w:pPr>
    </w:p>
    <w:p w:rsidR="00F72661" w:rsidRDefault="00F72661">
      <w:pPr>
        <w:rPr>
          <w:ins w:id="482" w:author="Smith, Kevin" w:date="2016-08-29T23:57:00Z"/>
          <w:rFonts w:cs="Calibri"/>
          <w:b/>
          <w:caps/>
          <w:szCs w:val="20"/>
          <w:lang w:bidi="ar-SA"/>
        </w:rPr>
      </w:pPr>
      <w:ins w:id="483" w:author="Smith, Kevin" w:date="2016-08-29T23:57:00Z">
        <w:r>
          <w:rPr>
            <w:rFonts w:cs="Calibri"/>
          </w:rPr>
          <w:br w:type="page"/>
        </w:r>
      </w:ins>
    </w:p>
    <w:p w:rsidR="00F72661" w:rsidRPr="00AA38E8" w:rsidRDefault="00F72661" w:rsidP="00F72661">
      <w:pPr>
        <w:pStyle w:val="Heading2"/>
        <w:numPr>
          <w:ilvl w:val="2"/>
          <w:numId w:val="1"/>
        </w:numPr>
        <w:rPr>
          <w:ins w:id="484" w:author="Smith, Kevin" w:date="2016-08-29T23:57:00Z"/>
          <w:rFonts w:ascii="Calibri" w:hAnsi="Calibri" w:cs="Calibri"/>
        </w:rPr>
      </w:pPr>
      <w:ins w:id="485" w:author="Smith, Kevin" w:date="2016-08-29T23:57:00Z">
        <w:r>
          <w:rPr>
            <w:rFonts w:ascii="Calibri" w:hAnsi="Calibri" w:cs="Calibri"/>
          </w:rPr>
          <w:lastRenderedPageBreak/>
          <w:t>ApplXcp</w:t>
        </w:r>
        <w:r>
          <w:rPr>
            <w:rFonts w:ascii="Calibri" w:hAnsi="Calibri" w:cs="Calibri"/>
          </w:rPr>
          <w:t>G</w:t>
        </w:r>
        <w:r>
          <w:rPr>
            <w:rFonts w:ascii="Calibri" w:hAnsi="Calibri" w:cs="Calibri"/>
          </w:rPr>
          <w:t>etCalPage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F72661" w:rsidRPr="00AA38E8" w:rsidTr="00EE3570">
        <w:trPr>
          <w:ins w:id="486" w:author="Smith, Kevin" w:date="2016-08-29T23:57:00Z"/>
        </w:trPr>
        <w:tc>
          <w:tcPr>
            <w:tcW w:w="1747" w:type="dxa"/>
          </w:tcPr>
          <w:p w:rsidR="00F72661" w:rsidRPr="00AA38E8" w:rsidRDefault="00F72661" w:rsidP="00EE3570">
            <w:pPr>
              <w:spacing w:before="60"/>
              <w:rPr>
                <w:ins w:id="487" w:author="Smith, Kevin" w:date="2016-08-29T23:57:00Z"/>
                <w:rFonts w:cs="Calibri"/>
                <w:b/>
                <w:bCs/>
                <w:sz w:val="16"/>
              </w:rPr>
            </w:pPr>
            <w:ins w:id="488" w:author="Smith, Kevin" w:date="2016-08-29T23:57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F72661" w:rsidRPr="00AA38E8" w:rsidRDefault="00F72661" w:rsidP="00EE3570">
            <w:pPr>
              <w:spacing w:before="60"/>
              <w:rPr>
                <w:ins w:id="489" w:author="Smith, Kevin" w:date="2016-08-29T23:57:00Z"/>
                <w:rFonts w:cs="Calibri"/>
                <w:sz w:val="16"/>
              </w:rPr>
            </w:pPr>
            <w:proofErr w:type="spellStart"/>
            <w:ins w:id="490" w:author="Smith, Kevin" w:date="2016-08-29T23:57:00Z">
              <w:r w:rsidRPr="00897691">
                <w:rPr>
                  <w:rFonts w:cs="Calibri"/>
                  <w:sz w:val="16"/>
                </w:rPr>
                <w:t>ApplXcp</w:t>
              </w:r>
            </w:ins>
            <w:ins w:id="491" w:author="Smith, Kevin" w:date="2016-08-29T23:58:00Z">
              <w:r>
                <w:rPr>
                  <w:rFonts w:cs="Calibri"/>
                  <w:sz w:val="16"/>
                </w:rPr>
                <w:t>G</w:t>
              </w:r>
            </w:ins>
            <w:ins w:id="492" w:author="Smith, Kevin" w:date="2016-08-29T23:57:00Z">
              <w:r>
                <w:rPr>
                  <w:rFonts w:cs="Calibri"/>
                  <w:sz w:val="16"/>
                </w:rPr>
                <w:t>etCalPage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F72661" w:rsidRPr="00AA38E8" w:rsidRDefault="00F72661" w:rsidP="00EE3570">
            <w:pPr>
              <w:spacing w:before="60"/>
              <w:jc w:val="center"/>
              <w:rPr>
                <w:ins w:id="493" w:author="Smith, Kevin" w:date="2016-08-29T23:57:00Z"/>
                <w:rFonts w:cs="Calibri"/>
                <w:sz w:val="16"/>
              </w:rPr>
            </w:pPr>
            <w:ins w:id="494" w:author="Smith, Kevin" w:date="2016-08-29T23:57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F72661" w:rsidRPr="00AA38E8" w:rsidRDefault="00F72661" w:rsidP="00EE3570">
            <w:pPr>
              <w:spacing w:before="60"/>
              <w:jc w:val="center"/>
              <w:rPr>
                <w:ins w:id="495" w:author="Smith, Kevin" w:date="2016-08-29T23:57:00Z"/>
                <w:rFonts w:cs="Calibri"/>
                <w:sz w:val="16"/>
              </w:rPr>
            </w:pPr>
            <w:ins w:id="496" w:author="Smith, Kevin" w:date="2016-08-29T23:57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F72661" w:rsidRPr="00AA38E8" w:rsidRDefault="00F72661" w:rsidP="00EE3570">
            <w:pPr>
              <w:spacing w:before="60"/>
              <w:jc w:val="center"/>
              <w:rPr>
                <w:ins w:id="497" w:author="Smith, Kevin" w:date="2016-08-29T23:57:00Z"/>
                <w:rFonts w:cs="Calibri"/>
                <w:sz w:val="16"/>
              </w:rPr>
            </w:pPr>
            <w:ins w:id="498" w:author="Smith, Kevin" w:date="2016-08-29T23:57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F72661" w:rsidRPr="00AA38E8" w:rsidTr="00EE3570">
        <w:trPr>
          <w:ins w:id="499" w:author="Smith, Kevin" w:date="2016-08-29T23:57:00Z"/>
        </w:trPr>
        <w:tc>
          <w:tcPr>
            <w:tcW w:w="1747" w:type="dxa"/>
          </w:tcPr>
          <w:p w:rsidR="00F72661" w:rsidRPr="00AA38E8" w:rsidRDefault="00F72661" w:rsidP="00EE3570">
            <w:pPr>
              <w:spacing w:before="60"/>
              <w:rPr>
                <w:ins w:id="500" w:author="Smith, Kevin" w:date="2016-08-29T23:57:00Z"/>
                <w:rFonts w:cs="Calibri"/>
                <w:b/>
                <w:bCs/>
                <w:sz w:val="16"/>
              </w:rPr>
            </w:pPr>
            <w:ins w:id="501" w:author="Smith, Kevin" w:date="2016-08-29T23:57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F72661" w:rsidRPr="00AA38E8" w:rsidRDefault="00F72661" w:rsidP="00EE3570">
            <w:pPr>
              <w:spacing w:before="60"/>
              <w:rPr>
                <w:ins w:id="502" w:author="Smith, Kevin" w:date="2016-08-29T23:57:00Z"/>
                <w:rFonts w:cs="Calibri"/>
                <w:sz w:val="16"/>
              </w:rPr>
            </w:pPr>
            <w:ins w:id="503" w:author="Smith, Kevin" w:date="2016-08-29T23:57:00Z">
              <w:r w:rsidRPr="00B05D71">
                <w:rPr>
                  <w:rFonts w:cs="Calibri"/>
                  <w:sz w:val="16"/>
                </w:rPr>
                <w:t>Seg_Cnt_T_u08</w:t>
              </w:r>
            </w:ins>
          </w:p>
        </w:tc>
        <w:tc>
          <w:tcPr>
            <w:tcW w:w="1092" w:type="dxa"/>
          </w:tcPr>
          <w:p w:rsidR="00F72661" w:rsidRPr="00AA38E8" w:rsidRDefault="00F72661" w:rsidP="00EE3570">
            <w:pPr>
              <w:spacing w:before="60"/>
              <w:rPr>
                <w:ins w:id="504" w:author="Smith, Kevin" w:date="2016-08-29T23:57:00Z"/>
                <w:rFonts w:cs="Calibri"/>
                <w:sz w:val="16"/>
              </w:rPr>
            </w:pPr>
            <w:ins w:id="505" w:author="Smith, Kevin" w:date="2016-08-29T23:57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F72661" w:rsidRPr="00AA38E8" w:rsidRDefault="00F72661" w:rsidP="00EE3570">
            <w:pPr>
              <w:spacing w:before="60"/>
              <w:rPr>
                <w:ins w:id="506" w:author="Smith, Kevin" w:date="2016-08-29T23:57:00Z"/>
                <w:rFonts w:cs="Calibri"/>
                <w:sz w:val="16"/>
              </w:rPr>
            </w:pPr>
            <w:ins w:id="507" w:author="Smith, Kevin" w:date="2016-08-29T23:57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F72661" w:rsidRPr="00AA38E8" w:rsidRDefault="00F72661" w:rsidP="00EE3570">
            <w:pPr>
              <w:spacing w:before="60"/>
              <w:rPr>
                <w:ins w:id="508" w:author="Smith, Kevin" w:date="2016-08-29T23:57:00Z"/>
                <w:rFonts w:cs="Calibri"/>
                <w:sz w:val="16"/>
              </w:rPr>
            </w:pPr>
            <w:ins w:id="509" w:author="Smith, Kevin" w:date="2016-08-29T23:57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F72661" w:rsidRPr="00AA38E8" w:rsidTr="00EE3570">
        <w:trPr>
          <w:ins w:id="510" w:author="Smith, Kevin" w:date="2016-08-29T23:57:00Z"/>
        </w:trPr>
        <w:tc>
          <w:tcPr>
            <w:tcW w:w="1747" w:type="dxa"/>
          </w:tcPr>
          <w:p w:rsidR="00F72661" w:rsidRPr="00AA38E8" w:rsidRDefault="00F72661" w:rsidP="00EE3570">
            <w:pPr>
              <w:spacing w:before="60"/>
              <w:rPr>
                <w:ins w:id="511" w:author="Smith, Kevin" w:date="2016-08-29T23:57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F72661" w:rsidRDefault="00F72661" w:rsidP="00EE3570">
            <w:pPr>
              <w:spacing w:before="60"/>
              <w:rPr>
                <w:ins w:id="512" w:author="Smith, Kevin" w:date="2016-08-29T23:57:00Z"/>
                <w:rFonts w:cs="Calibri"/>
                <w:sz w:val="16"/>
              </w:rPr>
            </w:pPr>
            <w:ins w:id="513" w:author="Smith, Kevin" w:date="2016-08-29T23:57:00Z">
              <w:r w:rsidRPr="00B05D71">
                <w:rPr>
                  <w:rFonts w:cs="Calibri"/>
                  <w:sz w:val="16"/>
                </w:rPr>
                <w:t>Mod_Cnt_T_u08</w:t>
              </w:r>
            </w:ins>
          </w:p>
        </w:tc>
        <w:tc>
          <w:tcPr>
            <w:tcW w:w="1092" w:type="dxa"/>
          </w:tcPr>
          <w:p w:rsidR="00F72661" w:rsidRDefault="00F72661" w:rsidP="00EE3570">
            <w:pPr>
              <w:spacing w:before="60"/>
              <w:rPr>
                <w:ins w:id="514" w:author="Smith, Kevin" w:date="2016-08-29T23:57:00Z"/>
                <w:rFonts w:cs="Calibri"/>
                <w:sz w:val="16"/>
              </w:rPr>
            </w:pPr>
            <w:ins w:id="515" w:author="Smith, Kevin" w:date="2016-08-29T23:57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F72661" w:rsidRDefault="00F72661" w:rsidP="00EE3570">
            <w:pPr>
              <w:spacing w:before="60"/>
              <w:rPr>
                <w:ins w:id="516" w:author="Smith, Kevin" w:date="2016-08-29T23:57:00Z"/>
                <w:rFonts w:cs="Calibri"/>
                <w:sz w:val="16"/>
              </w:rPr>
            </w:pPr>
            <w:ins w:id="517" w:author="Smith, Kevin" w:date="2016-08-29T23:57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F72661" w:rsidRDefault="00F72661" w:rsidP="00EE3570">
            <w:pPr>
              <w:spacing w:before="60"/>
              <w:rPr>
                <w:ins w:id="518" w:author="Smith, Kevin" w:date="2016-08-29T23:57:00Z"/>
                <w:rFonts w:cs="Calibri"/>
                <w:sz w:val="16"/>
              </w:rPr>
            </w:pPr>
            <w:ins w:id="519" w:author="Smith, Kevin" w:date="2016-08-29T23:57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F72661" w:rsidRPr="00AA38E8" w:rsidTr="00EE3570">
        <w:trPr>
          <w:ins w:id="520" w:author="Smith, Kevin" w:date="2016-08-29T23:57:00Z"/>
        </w:trPr>
        <w:tc>
          <w:tcPr>
            <w:tcW w:w="1747" w:type="dxa"/>
          </w:tcPr>
          <w:p w:rsidR="00F72661" w:rsidRPr="00AA38E8" w:rsidRDefault="00F72661" w:rsidP="00EE3570">
            <w:pPr>
              <w:spacing w:before="60"/>
              <w:rPr>
                <w:ins w:id="521" w:author="Smith, Kevin" w:date="2016-08-29T23:57:00Z"/>
                <w:rFonts w:cs="Calibri"/>
                <w:b/>
                <w:bCs/>
                <w:sz w:val="16"/>
              </w:rPr>
            </w:pPr>
            <w:ins w:id="522" w:author="Smith, Kevin" w:date="2016-08-29T23:57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F72661" w:rsidRPr="00AA38E8" w:rsidRDefault="00B34A94" w:rsidP="00EE3570">
            <w:pPr>
              <w:spacing w:before="60"/>
              <w:rPr>
                <w:ins w:id="523" w:author="Smith, Kevin" w:date="2016-08-29T23:57:00Z"/>
                <w:rFonts w:cs="Calibri"/>
                <w:sz w:val="16"/>
              </w:rPr>
            </w:pPr>
            <w:ins w:id="524" w:author="Smith, Kevin" w:date="2016-08-30T00:05:00Z">
              <w:r>
                <w:rPr>
                  <w:rFonts w:cs="Calibri"/>
                  <w:sz w:val="16"/>
                </w:rPr>
                <w:t>Rtn_Cnt_T_u08</w:t>
              </w:r>
            </w:ins>
          </w:p>
        </w:tc>
        <w:tc>
          <w:tcPr>
            <w:tcW w:w="1092" w:type="dxa"/>
          </w:tcPr>
          <w:p w:rsidR="00F72661" w:rsidRPr="00AA38E8" w:rsidRDefault="00F72661" w:rsidP="00EE3570">
            <w:pPr>
              <w:spacing w:before="60"/>
              <w:rPr>
                <w:ins w:id="525" w:author="Smith, Kevin" w:date="2016-08-29T23:57:00Z"/>
                <w:rFonts w:cs="Calibri"/>
                <w:sz w:val="16"/>
              </w:rPr>
            </w:pPr>
            <w:ins w:id="526" w:author="Smith, Kevin" w:date="2016-08-29T23:57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F72661" w:rsidRPr="00AA38E8" w:rsidRDefault="00F72661" w:rsidP="00EE3570">
            <w:pPr>
              <w:spacing w:before="60"/>
              <w:rPr>
                <w:ins w:id="527" w:author="Smith, Kevin" w:date="2016-08-29T23:57:00Z"/>
                <w:rFonts w:cs="Calibri"/>
                <w:sz w:val="16"/>
              </w:rPr>
            </w:pPr>
            <w:ins w:id="528" w:author="Smith, Kevin" w:date="2016-08-29T23:57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F72661" w:rsidRPr="00AA38E8" w:rsidRDefault="00F72661" w:rsidP="00EE3570">
            <w:pPr>
              <w:spacing w:before="60"/>
              <w:rPr>
                <w:ins w:id="529" w:author="Smith, Kevin" w:date="2016-08-29T23:57:00Z"/>
                <w:rFonts w:cs="Calibri"/>
                <w:sz w:val="16"/>
              </w:rPr>
            </w:pPr>
            <w:ins w:id="530" w:author="Smith, Kevin" w:date="2016-08-29T23:57:00Z">
              <w:r>
                <w:rPr>
                  <w:rFonts w:cs="Calibri"/>
                  <w:sz w:val="16"/>
                </w:rPr>
                <w:t>0</w:t>
              </w:r>
            </w:ins>
            <w:ins w:id="531" w:author="Smith, Kevin" w:date="2016-08-29T23:59:00Z">
              <w:r w:rsidR="00B34A94">
                <w:rPr>
                  <w:rFonts w:cs="Calibri"/>
                  <w:sz w:val="16"/>
                </w:rPr>
                <w:t>x28</w:t>
              </w:r>
            </w:ins>
          </w:p>
        </w:tc>
      </w:tr>
    </w:tbl>
    <w:p w:rsidR="00F72661" w:rsidRPr="00AA38E8" w:rsidRDefault="00F72661" w:rsidP="00F72661">
      <w:pPr>
        <w:pStyle w:val="Heading2"/>
        <w:numPr>
          <w:ilvl w:val="3"/>
          <w:numId w:val="1"/>
        </w:numPr>
        <w:rPr>
          <w:ins w:id="532" w:author="Smith, Kevin" w:date="2016-08-29T23:57:00Z"/>
          <w:rFonts w:ascii="Calibri" w:hAnsi="Calibri" w:cs="Calibri"/>
        </w:rPr>
      </w:pPr>
      <w:ins w:id="533" w:author="Smith, Kevin" w:date="2016-08-29T23:57:00Z">
        <w:r w:rsidRPr="00AA38E8">
          <w:rPr>
            <w:rFonts w:ascii="Calibri" w:hAnsi="Calibri" w:cs="Calibri"/>
          </w:rPr>
          <w:t>Description</w:t>
        </w:r>
      </w:ins>
    </w:p>
    <w:p w:rsidR="00F72661" w:rsidRDefault="00F72661" w:rsidP="00F72661">
      <w:pPr>
        <w:rPr>
          <w:ins w:id="534" w:author="Smith, Kevin" w:date="2016-08-29T23:57:00Z"/>
          <w:rFonts w:cs="Calibri"/>
        </w:rPr>
      </w:pPr>
      <w:ins w:id="535" w:author="Smith, Kevin" w:date="2016-08-29T23:57:00Z">
        <w:r>
          <w:rPr>
            <w:rFonts w:cs="Calibri"/>
          </w:rPr>
          <w:t xml:space="preserve">This function sets the calibration page access. It directly calls the functions used in tuning selection management.  </w:t>
        </w:r>
      </w:ins>
    </w:p>
    <w:p w:rsidR="00B05D71" w:rsidRDefault="00B05D71">
      <w:pPr>
        <w:rPr>
          <w:ins w:id="536" w:author="Smith, Kevin" w:date="2016-08-30T00:03:00Z"/>
          <w:rFonts w:cs="Calibri"/>
          <w:b/>
          <w:caps/>
          <w:szCs w:val="20"/>
          <w:lang w:bidi="ar-SA"/>
        </w:rPr>
      </w:pPr>
    </w:p>
    <w:p w:rsidR="00B34A94" w:rsidRDefault="00B34A94" w:rsidP="00B34A94">
      <w:pPr>
        <w:jc w:val="center"/>
        <w:rPr>
          <w:ins w:id="537" w:author="Smith, Kevin" w:date="2016-08-29T23:37:00Z"/>
          <w:rFonts w:cs="Calibri"/>
          <w:b/>
          <w:caps/>
          <w:szCs w:val="20"/>
          <w:lang w:bidi="ar-SA"/>
        </w:rPr>
      </w:pPr>
      <w:ins w:id="538" w:author="Smith, Kevin" w:date="2016-08-30T00:03:00Z">
        <w:r>
          <w:object w:dxaOrig="12414" w:dyaOrig="5619">
            <v:shape id="_x0000_i1034" type="#_x0000_t75" style="width:452.95pt;height:205.25pt" o:ole="">
              <v:imagedata r:id="rId30" o:title=""/>
            </v:shape>
            <o:OLEObject Type="Embed" ProgID="Visio.Drawing.11" ShapeID="_x0000_i1034" DrawAspect="Content" ObjectID="_1534026631" r:id="rId31"/>
          </w:object>
        </w:r>
      </w:ins>
    </w:p>
    <w:p w:rsidR="00B34A94" w:rsidRDefault="00B34A94">
      <w:pPr>
        <w:rPr>
          <w:ins w:id="539" w:author="Smith, Kevin" w:date="2016-08-30T00:03:00Z"/>
          <w:rFonts w:cs="Calibri"/>
          <w:b/>
          <w:caps/>
          <w:szCs w:val="20"/>
          <w:lang w:bidi="ar-SA"/>
        </w:rPr>
      </w:pPr>
      <w:ins w:id="540" w:author="Smith, Kevin" w:date="2016-08-30T00:03:00Z">
        <w:r>
          <w:rPr>
            <w:rFonts w:cs="Calibri"/>
          </w:rPr>
          <w:br w:type="page"/>
        </w:r>
      </w:ins>
    </w:p>
    <w:p w:rsidR="00B34A94" w:rsidRPr="00AA38E8" w:rsidRDefault="00B34A94" w:rsidP="00B34A94">
      <w:pPr>
        <w:pStyle w:val="Heading2"/>
        <w:numPr>
          <w:ilvl w:val="2"/>
          <w:numId w:val="1"/>
        </w:numPr>
        <w:rPr>
          <w:ins w:id="541" w:author="Smith, Kevin" w:date="2016-08-30T00:04:00Z"/>
          <w:rFonts w:ascii="Calibri" w:hAnsi="Calibri" w:cs="Calibri"/>
        </w:rPr>
      </w:pPr>
      <w:ins w:id="542" w:author="Smith, Kevin" w:date="2016-08-30T00:04:00Z">
        <w:r>
          <w:rPr>
            <w:rFonts w:ascii="Calibri" w:hAnsi="Calibri" w:cs="Calibri"/>
          </w:rPr>
          <w:lastRenderedPageBreak/>
          <w:t>ApplXcp</w:t>
        </w:r>
        <w:r>
          <w:rPr>
            <w:rFonts w:ascii="Calibri" w:hAnsi="Calibri" w:cs="Calibri"/>
          </w:rPr>
          <w:t>Copy</w:t>
        </w:r>
        <w:r>
          <w:rPr>
            <w:rFonts w:ascii="Calibri" w:hAnsi="Calibri" w:cs="Calibri"/>
          </w:rPr>
          <w:t>CalPage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34A94" w:rsidRPr="00AA38E8" w:rsidTr="00EE3570">
        <w:trPr>
          <w:ins w:id="543" w:author="Smith, Kevin" w:date="2016-08-30T00:04:00Z"/>
        </w:trPr>
        <w:tc>
          <w:tcPr>
            <w:tcW w:w="1747" w:type="dxa"/>
          </w:tcPr>
          <w:p w:rsidR="00B34A94" w:rsidRPr="00AA38E8" w:rsidRDefault="00B34A94" w:rsidP="00EE3570">
            <w:pPr>
              <w:spacing w:before="60"/>
              <w:rPr>
                <w:ins w:id="544" w:author="Smith, Kevin" w:date="2016-08-30T00:04:00Z"/>
                <w:rFonts w:cs="Calibri"/>
                <w:b/>
                <w:bCs/>
                <w:sz w:val="16"/>
              </w:rPr>
            </w:pPr>
            <w:ins w:id="545" w:author="Smith, Kevin" w:date="2016-08-30T00:04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B34A94" w:rsidRPr="00AA38E8" w:rsidRDefault="00B34A94" w:rsidP="00B34A94">
            <w:pPr>
              <w:spacing w:before="60"/>
              <w:rPr>
                <w:ins w:id="546" w:author="Smith, Kevin" w:date="2016-08-30T00:04:00Z"/>
                <w:rFonts w:cs="Calibri"/>
                <w:sz w:val="16"/>
              </w:rPr>
            </w:pPr>
            <w:proofErr w:type="spellStart"/>
            <w:ins w:id="547" w:author="Smith, Kevin" w:date="2016-08-30T00:04:00Z">
              <w:r w:rsidRPr="00897691">
                <w:rPr>
                  <w:rFonts w:cs="Calibri"/>
                  <w:sz w:val="16"/>
                </w:rPr>
                <w:t>ApplXcp</w:t>
              </w:r>
              <w:r>
                <w:rPr>
                  <w:rFonts w:cs="Calibri"/>
                  <w:sz w:val="16"/>
                </w:rPr>
                <w:t>Copy</w:t>
              </w:r>
              <w:r>
                <w:rPr>
                  <w:rFonts w:cs="Calibri"/>
                  <w:sz w:val="16"/>
                </w:rPr>
                <w:t>CalPage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B34A94" w:rsidRPr="00AA38E8" w:rsidRDefault="00B34A94" w:rsidP="00EE3570">
            <w:pPr>
              <w:spacing w:before="60"/>
              <w:jc w:val="center"/>
              <w:rPr>
                <w:ins w:id="548" w:author="Smith, Kevin" w:date="2016-08-30T00:04:00Z"/>
                <w:rFonts w:cs="Calibri"/>
                <w:sz w:val="16"/>
              </w:rPr>
            </w:pPr>
            <w:ins w:id="549" w:author="Smith, Kevin" w:date="2016-08-30T00:04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B34A94" w:rsidRPr="00AA38E8" w:rsidRDefault="00B34A94" w:rsidP="00EE3570">
            <w:pPr>
              <w:spacing w:before="60"/>
              <w:jc w:val="center"/>
              <w:rPr>
                <w:ins w:id="550" w:author="Smith, Kevin" w:date="2016-08-30T00:04:00Z"/>
                <w:rFonts w:cs="Calibri"/>
                <w:sz w:val="16"/>
              </w:rPr>
            </w:pPr>
            <w:ins w:id="551" w:author="Smith, Kevin" w:date="2016-08-30T00:04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34A94" w:rsidRPr="00AA38E8" w:rsidRDefault="00B34A94" w:rsidP="00EE3570">
            <w:pPr>
              <w:spacing w:before="60"/>
              <w:jc w:val="center"/>
              <w:rPr>
                <w:ins w:id="552" w:author="Smith, Kevin" w:date="2016-08-30T00:04:00Z"/>
                <w:rFonts w:cs="Calibri"/>
                <w:sz w:val="16"/>
              </w:rPr>
            </w:pPr>
            <w:ins w:id="553" w:author="Smith, Kevin" w:date="2016-08-30T00:04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34A94" w:rsidRPr="00AA38E8" w:rsidTr="00EE3570">
        <w:trPr>
          <w:ins w:id="554" w:author="Smith, Kevin" w:date="2016-08-30T00:04:00Z"/>
        </w:trPr>
        <w:tc>
          <w:tcPr>
            <w:tcW w:w="1747" w:type="dxa"/>
          </w:tcPr>
          <w:p w:rsidR="00B34A94" w:rsidRPr="00AA38E8" w:rsidRDefault="00B34A94" w:rsidP="00EE3570">
            <w:pPr>
              <w:spacing w:before="60"/>
              <w:rPr>
                <w:ins w:id="555" w:author="Smith, Kevin" w:date="2016-08-30T00:04:00Z"/>
                <w:rFonts w:cs="Calibri"/>
                <w:b/>
                <w:bCs/>
                <w:sz w:val="16"/>
              </w:rPr>
            </w:pPr>
            <w:ins w:id="556" w:author="Smith, Kevin" w:date="2016-08-30T00:04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B34A94" w:rsidRPr="00AA38E8" w:rsidRDefault="00B34A94" w:rsidP="00EE3570">
            <w:pPr>
              <w:spacing w:before="60"/>
              <w:rPr>
                <w:ins w:id="557" w:author="Smith, Kevin" w:date="2016-08-30T00:04:00Z"/>
                <w:rFonts w:cs="Calibri"/>
                <w:sz w:val="16"/>
              </w:rPr>
            </w:pPr>
            <w:ins w:id="558" w:author="Smith, Kevin" w:date="2016-08-30T00:04:00Z">
              <w:r w:rsidRPr="00B34A94">
                <w:rPr>
                  <w:rFonts w:cs="Calibri"/>
                  <w:sz w:val="16"/>
                </w:rPr>
                <w:t>SrcSeg_Cnt_T_u08</w:t>
              </w:r>
            </w:ins>
          </w:p>
        </w:tc>
        <w:tc>
          <w:tcPr>
            <w:tcW w:w="1092" w:type="dxa"/>
          </w:tcPr>
          <w:p w:rsidR="00B34A94" w:rsidRPr="00AA38E8" w:rsidRDefault="00B34A94" w:rsidP="00EE3570">
            <w:pPr>
              <w:spacing w:before="60"/>
              <w:rPr>
                <w:ins w:id="559" w:author="Smith, Kevin" w:date="2016-08-30T00:04:00Z"/>
                <w:rFonts w:cs="Calibri"/>
                <w:sz w:val="16"/>
              </w:rPr>
            </w:pPr>
            <w:ins w:id="560" w:author="Smith, Kevin" w:date="2016-08-30T00:04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34A94" w:rsidRPr="00AA38E8" w:rsidRDefault="00B34A94" w:rsidP="00EE3570">
            <w:pPr>
              <w:spacing w:before="60"/>
              <w:rPr>
                <w:ins w:id="561" w:author="Smith, Kevin" w:date="2016-08-30T00:04:00Z"/>
                <w:rFonts w:cs="Calibri"/>
                <w:sz w:val="16"/>
              </w:rPr>
            </w:pPr>
            <w:ins w:id="562" w:author="Smith, Kevin" w:date="2016-08-30T00:04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34A94" w:rsidRPr="00AA38E8" w:rsidRDefault="00B34A94" w:rsidP="00EE3570">
            <w:pPr>
              <w:spacing w:before="60"/>
              <w:rPr>
                <w:ins w:id="563" w:author="Smith, Kevin" w:date="2016-08-30T00:04:00Z"/>
                <w:rFonts w:cs="Calibri"/>
                <w:sz w:val="16"/>
              </w:rPr>
            </w:pPr>
            <w:ins w:id="564" w:author="Smith, Kevin" w:date="2016-08-30T00:04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34A94" w:rsidRPr="00AA38E8" w:rsidTr="00EE3570">
        <w:trPr>
          <w:ins w:id="565" w:author="Smith, Kevin" w:date="2016-08-30T00:04:00Z"/>
        </w:trPr>
        <w:tc>
          <w:tcPr>
            <w:tcW w:w="1747" w:type="dxa"/>
          </w:tcPr>
          <w:p w:rsidR="00B34A94" w:rsidRPr="00AA38E8" w:rsidRDefault="00B34A94" w:rsidP="00EE3570">
            <w:pPr>
              <w:spacing w:before="60"/>
              <w:rPr>
                <w:ins w:id="566" w:author="Smith, Kevin" w:date="2016-08-30T00:04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34A94" w:rsidRDefault="00B34A94" w:rsidP="00EE3570">
            <w:pPr>
              <w:spacing w:before="60"/>
              <w:rPr>
                <w:ins w:id="567" w:author="Smith, Kevin" w:date="2016-08-30T00:04:00Z"/>
                <w:rFonts w:cs="Calibri"/>
                <w:sz w:val="16"/>
              </w:rPr>
            </w:pPr>
            <w:ins w:id="568" w:author="Smith, Kevin" w:date="2016-08-30T00:04:00Z">
              <w:r w:rsidRPr="00B34A94">
                <w:rPr>
                  <w:rFonts w:cs="Calibri"/>
                  <w:sz w:val="16"/>
                </w:rPr>
                <w:t>SrcPage_Cnt_T_u08</w:t>
              </w:r>
            </w:ins>
          </w:p>
        </w:tc>
        <w:tc>
          <w:tcPr>
            <w:tcW w:w="1092" w:type="dxa"/>
          </w:tcPr>
          <w:p w:rsidR="00B34A94" w:rsidRDefault="00B34A94" w:rsidP="00EE3570">
            <w:pPr>
              <w:spacing w:before="60"/>
              <w:rPr>
                <w:ins w:id="569" w:author="Smith, Kevin" w:date="2016-08-30T00:04:00Z"/>
                <w:rFonts w:cs="Calibri"/>
                <w:sz w:val="16"/>
              </w:rPr>
            </w:pPr>
            <w:ins w:id="570" w:author="Smith, Kevin" w:date="2016-08-30T00:04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B34A94" w:rsidRDefault="00B34A94" w:rsidP="00EE3570">
            <w:pPr>
              <w:spacing w:before="60"/>
              <w:rPr>
                <w:ins w:id="571" w:author="Smith, Kevin" w:date="2016-08-30T00:04:00Z"/>
                <w:rFonts w:cs="Calibri"/>
                <w:sz w:val="16"/>
              </w:rPr>
            </w:pPr>
            <w:ins w:id="572" w:author="Smith, Kevin" w:date="2016-08-30T00:04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34A94" w:rsidRDefault="00B34A94" w:rsidP="00EE3570">
            <w:pPr>
              <w:spacing w:before="60"/>
              <w:rPr>
                <w:ins w:id="573" w:author="Smith, Kevin" w:date="2016-08-30T00:04:00Z"/>
                <w:rFonts w:cs="Calibri"/>
                <w:sz w:val="16"/>
              </w:rPr>
            </w:pPr>
            <w:ins w:id="574" w:author="Smith, Kevin" w:date="2016-08-30T00:04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7C4261" w:rsidRPr="00AA38E8" w:rsidTr="00EE3570">
        <w:trPr>
          <w:ins w:id="575" w:author="Smith, Kevin" w:date="2016-08-30T00:04:00Z"/>
        </w:trPr>
        <w:tc>
          <w:tcPr>
            <w:tcW w:w="1747" w:type="dxa"/>
          </w:tcPr>
          <w:p w:rsidR="007C4261" w:rsidRPr="00AA38E8" w:rsidRDefault="007C4261" w:rsidP="00EE3570">
            <w:pPr>
              <w:spacing w:before="60"/>
              <w:rPr>
                <w:ins w:id="576" w:author="Smith, Kevin" w:date="2016-08-30T00:04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7C4261" w:rsidRPr="00B05D71" w:rsidRDefault="007C4261" w:rsidP="00EE3570">
            <w:pPr>
              <w:spacing w:before="60"/>
              <w:rPr>
                <w:ins w:id="577" w:author="Smith, Kevin" w:date="2016-08-30T00:04:00Z"/>
                <w:rFonts w:cs="Calibri"/>
                <w:sz w:val="16"/>
              </w:rPr>
            </w:pPr>
            <w:ins w:id="578" w:author="Smith, Kevin" w:date="2016-08-30T00:04:00Z">
              <w:r w:rsidRPr="00B34A94">
                <w:rPr>
                  <w:rFonts w:cs="Calibri"/>
                  <w:sz w:val="16"/>
                </w:rPr>
                <w:t>DestSeg_Cnt_T_u08</w:t>
              </w:r>
            </w:ins>
          </w:p>
        </w:tc>
        <w:tc>
          <w:tcPr>
            <w:tcW w:w="1092" w:type="dxa"/>
          </w:tcPr>
          <w:p w:rsidR="007C4261" w:rsidRDefault="007C4261" w:rsidP="00EE3570">
            <w:pPr>
              <w:spacing w:before="60"/>
              <w:rPr>
                <w:ins w:id="579" w:author="Smith, Kevin" w:date="2016-08-30T00:04:00Z"/>
                <w:rFonts w:cs="Calibri"/>
                <w:sz w:val="16"/>
              </w:rPr>
            </w:pPr>
            <w:ins w:id="580" w:author="Smith, Kevin" w:date="2016-08-30T01:21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7C4261" w:rsidRDefault="007C4261" w:rsidP="00EE3570">
            <w:pPr>
              <w:spacing w:before="60"/>
              <w:rPr>
                <w:ins w:id="581" w:author="Smith, Kevin" w:date="2016-08-30T00:04:00Z"/>
                <w:rFonts w:cs="Calibri"/>
                <w:sz w:val="16"/>
              </w:rPr>
            </w:pPr>
            <w:ins w:id="582" w:author="Smith, Kevin" w:date="2016-08-30T01:2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7C4261" w:rsidRDefault="007C4261" w:rsidP="00EE3570">
            <w:pPr>
              <w:spacing w:before="60"/>
              <w:rPr>
                <w:ins w:id="583" w:author="Smith, Kevin" w:date="2016-08-30T00:04:00Z"/>
                <w:rFonts w:cs="Calibri"/>
                <w:sz w:val="16"/>
              </w:rPr>
            </w:pPr>
            <w:ins w:id="584" w:author="Smith, Kevin" w:date="2016-08-30T01:21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7C4261" w:rsidRPr="00AA38E8" w:rsidTr="00EE3570">
        <w:trPr>
          <w:ins w:id="585" w:author="Smith, Kevin" w:date="2016-08-30T00:04:00Z"/>
        </w:trPr>
        <w:tc>
          <w:tcPr>
            <w:tcW w:w="1747" w:type="dxa"/>
          </w:tcPr>
          <w:p w:rsidR="007C4261" w:rsidRPr="00AA38E8" w:rsidRDefault="007C4261" w:rsidP="00EE3570">
            <w:pPr>
              <w:spacing w:before="60"/>
              <w:rPr>
                <w:ins w:id="586" w:author="Smith, Kevin" w:date="2016-08-30T00:04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7C4261" w:rsidRPr="00B05D71" w:rsidRDefault="007C4261" w:rsidP="00EE3570">
            <w:pPr>
              <w:spacing w:before="60"/>
              <w:rPr>
                <w:ins w:id="587" w:author="Smith, Kevin" w:date="2016-08-30T00:04:00Z"/>
                <w:rFonts w:cs="Calibri"/>
                <w:sz w:val="16"/>
              </w:rPr>
            </w:pPr>
            <w:ins w:id="588" w:author="Smith, Kevin" w:date="2016-08-30T00:05:00Z">
              <w:r w:rsidRPr="00B34A94">
                <w:rPr>
                  <w:rFonts w:cs="Calibri"/>
                  <w:sz w:val="16"/>
                </w:rPr>
                <w:t>DestPage_Cnt_T_u08</w:t>
              </w:r>
            </w:ins>
          </w:p>
        </w:tc>
        <w:tc>
          <w:tcPr>
            <w:tcW w:w="1092" w:type="dxa"/>
          </w:tcPr>
          <w:p w:rsidR="007C4261" w:rsidRDefault="007C4261" w:rsidP="00EE3570">
            <w:pPr>
              <w:spacing w:before="60"/>
              <w:rPr>
                <w:ins w:id="589" w:author="Smith, Kevin" w:date="2016-08-30T00:04:00Z"/>
                <w:rFonts w:cs="Calibri"/>
                <w:sz w:val="16"/>
              </w:rPr>
            </w:pPr>
            <w:ins w:id="590" w:author="Smith, Kevin" w:date="2016-08-30T01:21:00Z">
              <w:r>
                <w:rPr>
                  <w:rFonts w:cs="Calibri"/>
                  <w:sz w:val="16"/>
                </w:rPr>
                <w:t>Vuint8</w:t>
              </w:r>
            </w:ins>
          </w:p>
        </w:tc>
        <w:tc>
          <w:tcPr>
            <w:tcW w:w="970" w:type="dxa"/>
          </w:tcPr>
          <w:p w:rsidR="007C4261" w:rsidRDefault="007C4261" w:rsidP="00EE3570">
            <w:pPr>
              <w:spacing w:before="60"/>
              <w:rPr>
                <w:ins w:id="591" w:author="Smith, Kevin" w:date="2016-08-30T00:04:00Z"/>
                <w:rFonts w:cs="Calibri"/>
                <w:sz w:val="16"/>
              </w:rPr>
            </w:pPr>
            <w:ins w:id="592" w:author="Smith, Kevin" w:date="2016-08-30T01:2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7C4261" w:rsidRDefault="007C4261" w:rsidP="00EE3570">
            <w:pPr>
              <w:spacing w:before="60"/>
              <w:rPr>
                <w:ins w:id="593" w:author="Smith, Kevin" w:date="2016-08-30T00:04:00Z"/>
                <w:rFonts w:cs="Calibri"/>
                <w:sz w:val="16"/>
              </w:rPr>
            </w:pPr>
            <w:ins w:id="594" w:author="Smith, Kevin" w:date="2016-08-30T01:21:00Z">
              <w:r>
                <w:rPr>
                  <w:rFonts w:cs="Calibri"/>
                  <w:sz w:val="16"/>
                </w:rPr>
                <w:t>255</w:t>
              </w:r>
            </w:ins>
          </w:p>
        </w:tc>
      </w:tr>
      <w:tr w:rsidR="00B34A94" w:rsidRPr="00AA38E8" w:rsidTr="00EE3570">
        <w:trPr>
          <w:ins w:id="595" w:author="Smith, Kevin" w:date="2016-08-30T00:04:00Z"/>
        </w:trPr>
        <w:tc>
          <w:tcPr>
            <w:tcW w:w="1747" w:type="dxa"/>
          </w:tcPr>
          <w:p w:rsidR="00B34A94" w:rsidRPr="00AA38E8" w:rsidRDefault="00B34A94" w:rsidP="00EE3570">
            <w:pPr>
              <w:spacing w:before="60"/>
              <w:rPr>
                <w:ins w:id="596" w:author="Smith, Kevin" w:date="2016-08-30T00:04:00Z"/>
                <w:rFonts w:cs="Calibri"/>
                <w:b/>
                <w:bCs/>
                <w:sz w:val="16"/>
              </w:rPr>
            </w:pPr>
            <w:ins w:id="597" w:author="Smith, Kevin" w:date="2016-08-30T00:04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B34A94" w:rsidRPr="00AA38E8" w:rsidRDefault="00B34A94" w:rsidP="00EE3570">
            <w:pPr>
              <w:spacing w:before="60"/>
              <w:rPr>
                <w:ins w:id="598" w:author="Smith, Kevin" w:date="2016-08-30T00:04:00Z"/>
                <w:rFonts w:cs="Calibri"/>
                <w:sz w:val="16"/>
              </w:rPr>
            </w:pPr>
            <w:ins w:id="599" w:author="Smith, Kevin" w:date="2016-08-30T00:04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B34A94" w:rsidRPr="00AA38E8" w:rsidRDefault="00B34A94" w:rsidP="00EE3570">
            <w:pPr>
              <w:spacing w:before="60"/>
              <w:rPr>
                <w:ins w:id="600" w:author="Smith, Kevin" w:date="2016-08-30T00:04:00Z"/>
                <w:rFonts w:cs="Calibri"/>
                <w:sz w:val="16"/>
              </w:rPr>
            </w:pPr>
            <w:ins w:id="601" w:author="Smith, Kevin" w:date="2016-08-30T00:04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B34A94" w:rsidRPr="00AA38E8" w:rsidRDefault="00B34A94" w:rsidP="00EE3570">
            <w:pPr>
              <w:spacing w:before="60"/>
              <w:rPr>
                <w:ins w:id="602" w:author="Smith, Kevin" w:date="2016-08-30T00:04:00Z"/>
                <w:rFonts w:cs="Calibri"/>
                <w:sz w:val="16"/>
              </w:rPr>
            </w:pPr>
            <w:ins w:id="603" w:author="Smith, Kevin" w:date="2016-08-30T00:04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34A94" w:rsidRPr="00AA38E8" w:rsidRDefault="00B34A94" w:rsidP="00EE3570">
            <w:pPr>
              <w:spacing w:before="60"/>
              <w:rPr>
                <w:ins w:id="604" w:author="Smith, Kevin" w:date="2016-08-30T00:04:00Z"/>
                <w:rFonts w:cs="Calibri"/>
                <w:sz w:val="16"/>
              </w:rPr>
            </w:pPr>
            <w:ins w:id="605" w:author="Smith, Kevin" w:date="2016-08-30T00:04:00Z">
              <w:r>
                <w:rPr>
                  <w:rFonts w:cs="Calibri"/>
                  <w:sz w:val="16"/>
                </w:rPr>
                <w:t>0x28</w:t>
              </w:r>
            </w:ins>
          </w:p>
        </w:tc>
      </w:tr>
    </w:tbl>
    <w:p w:rsidR="00B34A94" w:rsidRPr="00AA38E8" w:rsidRDefault="00B34A94" w:rsidP="00B34A94">
      <w:pPr>
        <w:pStyle w:val="Heading2"/>
        <w:numPr>
          <w:ilvl w:val="3"/>
          <w:numId w:val="1"/>
        </w:numPr>
        <w:rPr>
          <w:ins w:id="606" w:author="Smith, Kevin" w:date="2016-08-30T00:04:00Z"/>
          <w:rFonts w:ascii="Calibri" w:hAnsi="Calibri" w:cs="Calibri"/>
        </w:rPr>
      </w:pPr>
      <w:ins w:id="607" w:author="Smith, Kevin" w:date="2016-08-30T00:04:00Z">
        <w:r w:rsidRPr="00AA38E8">
          <w:rPr>
            <w:rFonts w:ascii="Calibri" w:hAnsi="Calibri" w:cs="Calibri"/>
          </w:rPr>
          <w:t>Description</w:t>
        </w:r>
      </w:ins>
    </w:p>
    <w:p w:rsidR="00B34A94" w:rsidRDefault="00B34A94" w:rsidP="00B34A94">
      <w:pPr>
        <w:rPr>
          <w:ins w:id="608" w:author="Smith, Kevin" w:date="2016-08-30T00:04:00Z"/>
          <w:rFonts w:cs="Calibri"/>
        </w:rPr>
      </w:pPr>
      <w:ins w:id="609" w:author="Smith, Kevin" w:date="2016-08-30T00:04:00Z">
        <w:r>
          <w:rPr>
            <w:rFonts w:cs="Calibri"/>
          </w:rPr>
          <w:t xml:space="preserve">This function sets the calibration page access. It directly calls the functions used in tuning selection management.  </w:t>
        </w:r>
      </w:ins>
    </w:p>
    <w:p w:rsidR="00B34A94" w:rsidRDefault="00842AF2" w:rsidP="00842AF2">
      <w:pPr>
        <w:jc w:val="center"/>
        <w:rPr>
          <w:ins w:id="610" w:author="Smith, Kevin" w:date="2016-08-30T00:03:00Z"/>
          <w:rFonts w:cs="Calibri"/>
          <w:b/>
          <w:caps/>
          <w:szCs w:val="20"/>
          <w:lang w:bidi="ar-SA"/>
        </w:rPr>
      </w:pPr>
      <w:ins w:id="611" w:author="Smith, Kevin" w:date="2016-08-30T00:11:00Z">
        <w:r>
          <w:object w:dxaOrig="10255" w:dyaOrig="7059">
            <v:shape id="_x0000_i1035" type="#_x0000_t75" style="width:453.5pt;height:312.2pt" o:ole="">
              <v:imagedata r:id="rId32" o:title=""/>
            </v:shape>
            <o:OLEObject Type="Embed" ProgID="Visio.Drawing.11" ShapeID="_x0000_i1035" DrawAspect="Content" ObjectID="_1534026632" r:id="rId33"/>
          </w:object>
        </w:r>
      </w:ins>
    </w:p>
    <w:p w:rsidR="007C4261" w:rsidRDefault="007C4261">
      <w:pPr>
        <w:rPr>
          <w:ins w:id="612" w:author="Smith, Kevin" w:date="2016-08-30T01:21:00Z"/>
          <w:rFonts w:cs="Calibri"/>
        </w:rPr>
      </w:pPr>
    </w:p>
    <w:p w:rsidR="007C4261" w:rsidRDefault="007C4261">
      <w:pPr>
        <w:rPr>
          <w:ins w:id="613" w:author="Smith, Kevin" w:date="2016-08-30T01:21:00Z"/>
          <w:rFonts w:cs="Calibri"/>
        </w:rPr>
      </w:pPr>
      <w:ins w:id="614" w:author="Smith, Kevin" w:date="2016-08-30T01:21:00Z">
        <w:r>
          <w:rPr>
            <w:rFonts w:cs="Calibri"/>
          </w:rPr>
          <w:br w:type="page"/>
        </w:r>
      </w:ins>
    </w:p>
    <w:p w:rsidR="007C4261" w:rsidRPr="00AA38E8" w:rsidRDefault="007C4261" w:rsidP="007C4261">
      <w:pPr>
        <w:pStyle w:val="Heading2"/>
        <w:numPr>
          <w:ilvl w:val="2"/>
          <w:numId w:val="1"/>
        </w:numPr>
        <w:rPr>
          <w:ins w:id="615" w:author="Smith, Kevin" w:date="2016-08-30T01:21:00Z"/>
          <w:rFonts w:ascii="Calibri" w:hAnsi="Calibri" w:cs="Calibri"/>
        </w:rPr>
      </w:pPr>
      <w:ins w:id="616" w:author="Smith, Kevin" w:date="2016-08-30T01:21:00Z">
        <w:r>
          <w:rPr>
            <w:rFonts w:ascii="Calibri" w:hAnsi="Calibri" w:cs="Calibri"/>
          </w:rPr>
          <w:lastRenderedPageBreak/>
          <w:t>ApplXcp</w:t>
        </w:r>
      </w:ins>
      <w:ins w:id="617" w:author="Smith, Kevin" w:date="2016-08-30T01:22:00Z">
        <w:r>
          <w:rPr>
            <w:rFonts w:ascii="Calibri" w:hAnsi="Calibri" w:cs="Calibri"/>
          </w:rPr>
          <w:t>UserService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7C4261" w:rsidRPr="00AA38E8" w:rsidTr="00EE3570">
        <w:trPr>
          <w:ins w:id="618" w:author="Smith, Kevin" w:date="2016-08-30T01:21:00Z"/>
        </w:trPr>
        <w:tc>
          <w:tcPr>
            <w:tcW w:w="1747" w:type="dxa"/>
          </w:tcPr>
          <w:p w:rsidR="007C4261" w:rsidRPr="00AA38E8" w:rsidRDefault="007C4261" w:rsidP="00EE3570">
            <w:pPr>
              <w:spacing w:before="60"/>
              <w:rPr>
                <w:ins w:id="619" w:author="Smith, Kevin" w:date="2016-08-30T01:21:00Z"/>
                <w:rFonts w:cs="Calibri"/>
                <w:b/>
                <w:bCs/>
                <w:sz w:val="16"/>
              </w:rPr>
            </w:pPr>
            <w:ins w:id="620" w:author="Smith, Kevin" w:date="2016-08-30T01:21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7C4261" w:rsidRPr="00AA38E8" w:rsidRDefault="007C4261" w:rsidP="00BD3775">
            <w:pPr>
              <w:spacing w:before="60"/>
              <w:rPr>
                <w:ins w:id="621" w:author="Smith, Kevin" w:date="2016-08-30T01:21:00Z"/>
                <w:rFonts w:cs="Calibri"/>
                <w:sz w:val="16"/>
              </w:rPr>
            </w:pPr>
            <w:proofErr w:type="spellStart"/>
            <w:ins w:id="622" w:author="Smith, Kevin" w:date="2016-08-30T01:21:00Z">
              <w:r w:rsidRPr="00897691">
                <w:rPr>
                  <w:rFonts w:cs="Calibri"/>
                  <w:sz w:val="16"/>
                </w:rPr>
                <w:t>ApplXcp</w:t>
              </w:r>
            </w:ins>
            <w:ins w:id="623" w:author="Smith, Kevin" w:date="2016-08-30T01:29:00Z">
              <w:r w:rsidR="00BD3775">
                <w:rPr>
                  <w:rFonts w:cs="Calibri"/>
                  <w:sz w:val="16"/>
                </w:rPr>
                <w:t>UserService</w:t>
              </w:r>
            </w:ins>
            <w:proofErr w:type="spellEnd"/>
          </w:p>
        </w:tc>
        <w:tc>
          <w:tcPr>
            <w:tcW w:w="1092" w:type="dxa"/>
            <w:shd w:val="pct30" w:color="FFFF00" w:fill="auto"/>
          </w:tcPr>
          <w:p w:rsidR="007C4261" w:rsidRPr="00AA38E8" w:rsidRDefault="007C4261" w:rsidP="00EE3570">
            <w:pPr>
              <w:spacing w:before="60"/>
              <w:jc w:val="center"/>
              <w:rPr>
                <w:ins w:id="624" w:author="Smith, Kevin" w:date="2016-08-30T01:21:00Z"/>
                <w:rFonts w:cs="Calibri"/>
                <w:sz w:val="16"/>
              </w:rPr>
            </w:pPr>
            <w:ins w:id="625" w:author="Smith, Kevin" w:date="2016-08-30T01:21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7C4261" w:rsidRPr="00AA38E8" w:rsidRDefault="007C4261" w:rsidP="00EE3570">
            <w:pPr>
              <w:spacing w:before="60"/>
              <w:jc w:val="center"/>
              <w:rPr>
                <w:ins w:id="626" w:author="Smith, Kevin" w:date="2016-08-30T01:21:00Z"/>
                <w:rFonts w:cs="Calibri"/>
                <w:sz w:val="16"/>
              </w:rPr>
            </w:pPr>
            <w:ins w:id="627" w:author="Smith, Kevin" w:date="2016-08-30T01:21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7C4261" w:rsidRPr="00AA38E8" w:rsidRDefault="007C4261" w:rsidP="00EE3570">
            <w:pPr>
              <w:spacing w:before="60"/>
              <w:jc w:val="center"/>
              <w:rPr>
                <w:ins w:id="628" w:author="Smith, Kevin" w:date="2016-08-30T01:21:00Z"/>
                <w:rFonts w:cs="Calibri"/>
                <w:sz w:val="16"/>
              </w:rPr>
            </w:pPr>
            <w:ins w:id="629" w:author="Smith, Kevin" w:date="2016-08-30T01:21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7C4261" w:rsidRPr="00AA38E8" w:rsidTr="00EE3570">
        <w:trPr>
          <w:ins w:id="630" w:author="Smith, Kevin" w:date="2016-08-30T01:21:00Z"/>
        </w:trPr>
        <w:tc>
          <w:tcPr>
            <w:tcW w:w="1747" w:type="dxa"/>
          </w:tcPr>
          <w:p w:rsidR="007C4261" w:rsidRPr="00AA38E8" w:rsidRDefault="007C4261" w:rsidP="00EE3570">
            <w:pPr>
              <w:spacing w:before="60"/>
              <w:rPr>
                <w:ins w:id="631" w:author="Smith, Kevin" w:date="2016-08-30T01:21:00Z"/>
                <w:rFonts w:cs="Calibri"/>
                <w:b/>
                <w:bCs/>
                <w:sz w:val="16"/>
              </w:rPr>
            </w:pPr>
            <w:ins w:id="632" w:author="Smith, Kevin" w:date="2016-08-30T01:21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7C4261" w:rsidRPr="00AA38E8" w:rsidRDefault="007C4261" w:rsidP="007C4261">
            <w:pPr>
              <w:spacing w:before="60"/>
              <w:rPr>
                <w:ins w:id="633" w:author="Smith, Kevin" w:date="2016-08-30T01:21:00Z"/>
                <w:rFonts w:cs="Calibri"/>
                <w:sz w:val="16"/>
              </w:rPr>
            </w:pPr>
            <w:proofErr w:type="spellStart"/>
            <w:ins w:id="634" w:author="Smith, Kevin" w:date="2016-08-30T01:22:00Z">
              <w:r>
                <w:rPr>
                  <w:rFonts w:cs="Calibri"/>
                  <w:sz w:val="16"/>
                </w:rPr>
                <w:t>pCmd</w:t>
              </w:r>
            </w:ins>
            <w:proofErr w:type="spellEnd"/>
          </w:p>
        </w:tc>
        <w:tc>
          <w:tcPr>
            <w:tcW w:w="1092" w:type="dxa"/>
          </w:tcPr>
          <w:p w:rsidR="007C4261" w:rsidRPr="00AA38E8" w:rsidRDefault="007C4261" w:rsidP="00EE3570">
            <w:pPr>
              <w:spacing w:before="60"/>
              <w:rPr>
                <w:ins w:id="635" w:author="Smith, Kevin" w:date="2016-08-30T01:21:00Z"/>
                <w:rFonts w:cs="Calibri"/>
                <w:sz w:val="16"/>
              </w:rPr>
            </w:pPr>
            <w:ins w:id="636" w:author="Smith, Kevin" w:date="2016-08-30T01:22:00Z">
              <w:r>
                <w:rPr>
                  <w:rFonts w:cs="Calibri"/>
                  <w:sz w:val="16"/>
                </w:rPr>
                <w:t>BYTEPTR</w:t>
              </w:r>
            </w:ins>
          </w:p>
        </w:tc>
        <w:tc>
          <w:tcPr>
            <w:tcW w:w="970" w:type="dxa"/>
          </w:tcPr>
          <w:p w:rsidR="007C4261" w:rsidRPr="00AA38E8" w:rsidRDefault="007C4261" w:rsidP="00EE3570">
            <w:pPr>
              <w:spacing w:before="60"/>
              <w:rPr>
                <w:ins w:id="637" w:author="Smith, Kevin" w:date="2016-08-30T01:21:00Z"/>
                <w:rFonts w:cs="Calibri"/>
                <w:sz w:val="16"/>
              </w:rPr>
            </w:pPr>
            <w:ins w:id="638" w:author="Smith, Kevin" w:date="2016-08-30T01:2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7C4261" w:rsidRPr="00AA38E8" w:rsidRDefault="007C4261" w:rsidP="00EE3570">
            <w:pPr>
              <w:spacing w:before="60"/>
              <w:rPr>
                <w:ins w:id="639" w:author="Smith, Kevin" w:date="2016-08-30T01:21:00Z"/>
                <w:rFonts w:cs="Calibri"/>
                <w:sz w:val="16"/>
              </w:rPr>
            </w:pPr>
            <w:ins w:id="640" w:author="Smith, Kevin" w:date="2016-08-30T01:22:00Z">
              <w:r w:rsidRPr="00CB70C2"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7C4261" w:rsidRPr="00AA38E8" w:rsidTr="00EE3570">
        <w:trPr>
          <w:ins w:id="641" w:author="Smith, Kevin" w:date="2016-08-30T01:21:00Z"/>
        </w:trPr>
        <w:tc>
          <w:tcPr>
            <w:tcW w:w="1747" w:type="dxa"/>
          </w:tcPr>
          <w:p w:rsidR="007C4261" w:rsidRPr="00AA38E8" w:rsidRDefault="007C4261" w:rsidP="00EE3570">
            <w:pPr>
              <w:spacing w:before="60"/>
              <w:rPr>
                <w:ins w:id="642" w:author="Smith, Kevin" w:date="2016-08-30T01:21:00Z"/>
                <w:rFonts w:cs="Calibri"/>
                <w:b/>
                <w:bCs/>
                <w:sz w:val="16"/>
              </w:rPr>
            </w:pPr>
            <w:ins w:id="643" w:author="Smith, Kevin" w:date="2016-08-30T01:21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7C4261" w:rsidRPr="00AA38E8" w:rsidRDefault="007C4261" w:rsidP="00EE3570">
            <w:pPr>
              <w:spacing w:before="60"/>
              <w:rPr>
                <w:ins w:id="644" w:author="Smith, Kevin" w:date="2016-08-30T01:21:00Z"/>
                <w:rFonts w:cs="Calibri"/>
                <w:sz w:val="16"/>
              </w:rPr>
            </w:pPr>
            <w:ins w:id="645" w:author="Smith, Kevin" w:date="2016-08-30T01:21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7C4261" w:rsidRPr="00AA38E8" w:rsidRDefault="007C4261" w:rsidP="00EE3570">
            <w:pPr>
              <w:spacing w:before="60"/>
              <w:rPr>
                <w:ins w:id="646" w:author="Smith, Kevin" w:date="2016-08-30T01:21:00Z"/>
                <w:rFonts w:cs="Calibri"/>
                <w:sz w:val="16"/>
              </w:rPr>
            </w:pPr>
            <w:ins w:id="647" w:author="Smith, Kevin" w:date="2016-08-30T01:21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7C4261" w:rsidRPr="00AA38E8" w:rsidRDefault="007C4261" w:rsidP="00EE3570">
            <w:pPr>
              <w:spacing w:before="60"/>
              <w:rPr>
                <w:ins w:id="648" w:author="Smith, Kevin" w:date="2016-08-30T01:21:00Z"/>
                <w:rFonts w:cs="Calibri"/>
                <w:sz w:val="16"/>
              </w:rPr>
            </w:pPr>
            <w:ins w:id="649" w:author="Smith, Kevin" w:date="2016-08-30T01:2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7C4261" w:rsidRPr="00AA38E8" w:rsidRDefault="007C4261" w:rsidP="007C4261">
            <w:pPr>
              <w:spacing w:before="60"/>
              <w:rPr>
                <w:ins w:id="650" w:author="Smith, Kevin" w:date="2016-08-30T01:21:00Z"/>
                <w:rFonts w:cs="Calibri"/>
                <w:sz w:val="16"/>
              </w:rPr>
            </w:pPr>
            <w:ins w:id="651" w:author="Smith, Kevin" w:date="2016-08-30T01:21:00Z">
              <w:r>
                <w:rPr>
                  <w:rFonts w:cs="Calibri"/>
                  <w:sz w:val="16"/>
                </w:rPr>
                <w:t>0x</w:t>
              </w:r>
            </w:ins>
            <w:ins w:id="652" w:author="Smith, Kevin" w:date="2016-08-30T01:23:00Z">
              <w:r>
                <w:rPr>
                  <w:rFonts w:cs="Calibri"/>
                  <w:sz w:val="16"/>
                </w:rPr>
                <w:t>3</w:t>
              </w:r>
            </w:ins>
          </w:p>
        </w:tc>
      </w:tr>
    </w:tbl>
    <w:p w:rsidR="007C4261" w:rsidRPr="00AA38E8" w:rsidRDefault="007C4261" w:rsidP="007C4261">
      <w:pPr>
        <w:pStyle w:val="Heading2"/>
        <w:numPr>
          <w:ilvl w:val="3"/>
          <w:numId w:val="1"/>
        </w:numPr>
        <w:rPr>
          <w:ins w:id="653" w:author="Smith, Kevin" w:date="2016-08-30T01:21:00Z"/>
          <w:rFonts w:ascii="Calibri" w:hAnsi="Calibri" w:cs="Calibri"/>
        </w:rPr>
      </w:pPr>
      <w:ins w:id="654" w:author="Smith, Kevin" w:date="2016-08-30T01:21:00Z">
        <w:r w:rsidRPr="00AA38E8">
          <w:rPr>
            <w:rFonts w:ascii="Calibri" w:hAnsi="Calibri" w:cs="Calibri"/>
          </w:rPr>
          <w:t>Description</w:t>
        </w:r>
      </w:ins>
    </w:p>
    <w:p w:rsidR="00BD3775" w:rsidRDefault="007C4261" w:rsidP="007C4261">
      <w:pPr>
        <w:rPr>
          <w:ins w:id="655" w:author="Smith, Kevin" w:date="2016-08-30T01:29:00Z"/>
          <w:rFonts w:cs="Calibri"/>
        </w:rPr>
      </w:pPr>
      <w:ins w:id="656" w:author="Smith, Kevin" w:date="2016-08-30T01:21:00Z">
        <w:r>
          <w:rPr>
            <w:rFonts w:cs="Calibri"/>
          </w:rPr>
          <w:t xml:space="preserve">This function </w:t>
        </w:r>
      </w:ins>
      <w:ins w:id="657" w:author="Smith, Kevin" w:date="2016-08-30T01:29:00Z">
        <w:r w:rsidR="00BD3775">
          <w:rPr>
            <w:rFonts w:cs="Calibri"/>
          </w:rPr>
          <w:t xml:space="preserve">handles user service requests. </w:t>
        </w:r>
      </w:ins>
    </w:p>
    <w:p w:rsidR="007C4261" w:rsidRDefault="007C4261" w:rsidP="007C4261">
      <w:pPr>
        <w:rPr>
          <w:ins w:id="658" w:author="Smith, Kevin" w:date="2016-08-30T01:21:00Z"/>
          <w:rFonts w:cs="Calibri"/>
        </w:rPr>
      </w:pPr>
      <w:ins w:id="659" w:author="Smith, Kevin" w:date="2016-08-30T01:21:00Z">
        <w:r>
          <w:rPr>
            <w:rFonts w:cs="Calibri"/>
          </w:rPr>
          <w:t xml:space="preserve">  </w:t>
        </w:r>
      </w:ins>
    </w:p>
    <w:p w:rsidR="00BD3775" w:rsidRDefault="007C4261" w:rsidP="007C4261">
      <w:pPr>
        <w:jc w:val="center"/>
        <w:rPr>
          <w:ins w:id="660" w:author="Smith, Kevin" w:date="2016-08-30T01:30:00Z"/>
        </w:rPr>
      </w:pPr>
      <w:ins w:id="661" w:author="Smith, Kevin" w:date="2016-08-30T01:29:00Z">
        <w:r>
          <w:object w:dxaOrig="9962" w:dyaOrig="5934">
            <v:shape id="_x0000_i1037" type="#_x0000_t75" style="width:453.5pt;height:269.75pt" o:ole="">
              <v:imagedata r:id="rId34" o:title=""/>
            </v:shape>
            <o:OLEObject Type="Embed" ProgID="Visio.Drawing.11" ShapeID="_x0000_i1037" DrawAspect="Content" ObjectID="_1534026633" r:id="rId35"/>
          </w:object>
        </w:r>
      </w:ins>
    </w:p>
    <w:p w:rsidR="00BD3775" w:rsidRDefault="00BD3775" w:rsidP="007C4261">
      <w:pPr>
        <w:jc w:val="center"/>
        <w:rPr>
          <w:ins w:id="662" w:author="Smith, Kevin" w:date="2016-08-30T01:30:00Z"/>
        </w:rPr>
      </w:pPr>
    </w:p>
    <w:p w:rsidR="00BD3775" w:rsidRDefault="00BD3775">
      <w:pPr>
        <w:rPr>
          <w:ins w:id="663" w:author="Smith, Kevin" w:date="2016-08-30T01:30:00Z"/>
        </w:rPr>
      </w:pPr>
      <w:ins w:id="664" w:author="Smith, Kevin" w:date="2016-08-30T01:30:00Z">
        <w:r>
          <w:br w:type="page"/>
        </w:r>
      </w:ins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ins w:id="665" w:author="Smith, Kevin" w:date="2016-08-30T01:30:00Z"/>
          <w:rFonts w:ascii="Calibri" w:hAnsi="Calibri" w:cs="Calibri"/>
        </w:rPr>
      </w:pPr>
      <w:ins w:id="666" w:author="Smith, Kevin" w:date="2016-08-30T01:30:00Z">
        <w:r>
          <w:rPr>
            <w:rFonts w:ascii="Calibri" w:hAnsi="Calibri" w:cs="Calibri"/>
          </w:rPr>
          <w:lastRenderedPageBreak/>
          <w:t>ApplXcp</w:t>
        </w:r>
        <w:r>
          <w:rPr>
            <w:rFonts w:ascii="Calibri" w:hAnsi="Calibri" w:cs="Calibri"/>
          </w:rPr>
          <w:t>OpenCmdIf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D3775" w:rsidRPr="00AA38E8" w:rsidTr="00EE3570">
        <w:trPr>
          <w:ins w:id="667" w:author="Smith, Kevin" w:date="2016-08-30T01:30:00Z"/>
        </w:trPr>
        <w:tc>
          <w:tcPr>
            <w:tcW w:w="1747" w:type="dxa"/>
          </w:tcPr>
          <w:p w:rsidR="00BD3775" w:rsidRPr="00AA38E8" w:rsidRDefault="00BD3775" w:rsidP="00EE3570">
            <w:pPr>
              <w:spacing w:before="60"/>
              <w:rPr>
                <w:ins w:id="668" w:author="Smith, Kevin" w:date="2016-08-30T01:30:00Z"/>
                <w:rFonts w:cs="Calibri"/>
                <w:b/>
                <w:bCs/>
                <w:sz w:val="16"/>
              </w:rPr>
            </w:pPr>
            <w:ins w:id="669" w:author="Smith, Kevin" w:date="2016-08-30T01:30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4092" w:type="dxa"/>
          </w:tcPr>
          <w:p w:rsidR="00BD3775" w:rsidRPr="00AA38E8" w:rsidRDefault="00BD3775" w:rsidP="00BD3775">
            <w:pPr>
              <w:spacing w:before="60"/>
              <w:rPr>
                <w:ins w:id="670" w:author="Smith, Kevin" w:date="2016-08-30T01:30:00Z"/>
                <w:rFonts w:cs="Calibri"/>
                <w:sz w:val="16"/>
              </w:rPr>
            </w:pPr>
            <w:proofErr w:type="spellStart"/>
            <w:ins w:id="671" w:author="Smith, Kevin" w:date="2016-08-30T01:30:00Z">
              <w:r w:rsidRPr="00897691">
                <w:rPr>
                  <w:rFonts w:cs="Calibri"/>
                  <w:sz w:val="16"/>
                </w:rPr>
                <w:t>ApplXcp</w:t>
              </w:r>
              <w:r>
                <w:rPr>
                  <w:rFonts w:cs="Calibri"/>
                  <w:sz w:val="16"/>
                </w:rPr>
                <w:t>OpenCmdIf</w:t>
              </w:r>
              <w:proofErr w:type="spellEnd"/>
            </w:ins>
          </w:p>
        </w:tc>
        <w:tc>
          <w:tcPr>
            <w:tcW w:w="1092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672" w:author="Smith, Kevin" w:date="2016-08-30T01:30:00Z"/>
                <w:rFonts w:cs="Calibri"/>
                <w:sz w:val="16"/>
              </w:rPr>
            </w:pPr>
            <w:ins w:id="673" w:author="Smith, Kevin" w:date="2016-08-30T01:30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970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674" w:author="Smith, Kevin" w:date="2016-08-30T01:30:00Z"/>
                <w:rFonts w:cs="Calibri"/>
                <w:sz w:val="16"/>
              </w:rPr>
            </w:pPr>
            <w:ins w:id="675" w:author="Smith, Kevin" w:date="2016-08-30T01:30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676" w:author="Smith, Kevin" w:date="2016-08-30T01:30:00Z"/>
                <w:rFonts w:cs="Calibri"/>
                <w:sz w:val="16"/>
              </w:rPr>
            </w:pPr>
            <w:ins w:id="677" w:author="Smith, Kevin" w:date="2016-08-30T01:30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D3775" w:rsidRPr="00AA38E8" w:rsidTr="00EE3570">
        <w:trPr>
          <w:ins w:id="678" w:author="Smith, Kevin" w:date="2016-08-30T01:30:00Z"/>
        </w:trPr>
        <w:tc>
          <w:tcPr>
            <w:tcW w:w="1747" w:type="dxa"/>
          </w:tcPr>
          <w:p w:rsidR="00BD3775" w:rsidRPr="00AA38E8" w:rsidRDefault="00BD3775" w:rsidP="00EE3570">
            <w:pPr>
              <w:spacing w:before="60"/>
              <w:rPr>
                <w:ins w:id="679" w:author="Smith, Kevin" w:date="2016-08-30T01:30:00Z"/>
                <w:rFonts w:cs="Calibri"/>
                <w:b/>
                <w:bCs/>
                <w:sz w:val="16"/>
              </w:rPr>
            </w:pPr>
            <w:ins w:id="680" w:author="Smith, Kevin" w:date="2016-08-30T01:30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4092" w:type="dxa"/>
          </w:tcPr>
          <w:p w:rsidR="00BD3775" w:rsidRPr="00AA38E8" w:rsidRDefault="00BD3775" w:rsidP="00EE3570">
            <w:pPr>
              <w:spacing w:before="60"/>
              <w:rPr>
                <w:ins w:id="681" w:author="Smith, Kevin" w:date="2016-08-30T01:30:00Z"/>
                <w:rFonts w:cs="Calibri"/>
                <w:sz w:val="16"/>
              </w:rPr>
            </w:pPr>
            <w:proofErr w:type="spellStart"/>
            <w:ins w:id="682" w:author="Smith, Kevin" w:date="2016-08-30T01:30:00Z">
              <w:r>
                <w:rPr>
                  <w:rFonts w:cs="Calibri"/>
                  <w:sz w:val="16"/>
                </w:rPr>
                <w:t>pCmd</w:t>
              </w:r>
              <w:proofErr w:type="spellEnd"/>
            </w:ins>
          </w:p>
        </w:tc>
        <w:tc>
          <w:tcPr>
            <w:tcW w:w="1092" w:type="dxa"/>
          </w:tcPr>
          <w:p w:rsidR="00BD3775" w:rsidRPr="00AA38E8" w:rsidRDefault="00BD3775" w:rsidP="00EE3570">
            <w:pPr>
              <w:spacing w:before="60"/>
              <w:rPr>
                <w:ins w:id="683" w:author="Smith, Kevin" w:date="2016-08-30T01:30:00Z"/>
                <w:rFonts w:cs="Calibri"/>
                <w:sz w:val="16"/>
              </w:rPr>
            </w:pPr>
            <w:ins w:id="684" w:author="Smith, Kevin" w:date="2016-08-30T01:30:00Z">
              <w:r>
                <w:rPr>
                  <w:rFonts w:cs="Calibri"/>
                  <w:sz w:val="16"/>
                </w:rPr>
                <w:t>BYTEPTR</w:t>
              </w:r>
            </w:ins>
          </w:p>
        </w:tc>
        <w:tc>
          <w:tcPr>
            <w:tcW w:w="970" w:type="dxa"/>
          </w:tcPr>
          <w:p w:rsidR="00BD3775" w:rsidRPr="00AA38E8" w:rsidRDefault="00BD3775" w:rsidP="00EE3570">
            <w:pPr>
              <w:spacing w:before="60"/>
              <w:rPr>
                <w:ins w:id="685" w:author="Smith, Kevin" w:date="2016-08-30T01:30:00Z"/>
                <w:rFonts w:cs="Calibri"/>
                <w:sz w:val="16"/>
              </w:rPr>
            </w:pPr>
            <w:ins w:id="686" w:author="Smith, Kevin" w:date="2016-08-30T01:30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Pr="00AA38E8" w:rsidRDefault="00BD3775" w:rsidP="00EE3570">
            <w:pPr>
              <w:spacing w:before="60"/>
              <w:rPr>
                <w:ins w:id="687" w:author="Smith, Kevin" w:date="2016-08-30T01:30:00Z"/>
                <w:rFonts w:cs="Calibri"/>
                <w:sz w:val="16"/>
              </w:rPr>
            </w:pPr>
            <w:ins w:id="688" w:author="Smith, Kevin" w:date="2016-08-30T01:30:00Z">
              <w:r w:rsidRPr="00CB70C2"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BD3775" w:rsidRPr="00AA38E8" w:rsidTr="00EE3570">
        <w:trPr>
          <w:ins w:id="689" w:author="Smith, Kevin" w:date="2016-08-30T01:30:00Z"/>
        </w:trPr>
        <w:tc>
          <w:tcPr>
            <w:tcW w:w="1747" w:type="dxa"/>
          </w:tcPr>
          <w:p w:rsidR="00BD3775" w:rsidRPr="00AA38E8" w:rsidRDefault="00BD3775" w:rsidP="00EE3570">
            <w:pPr>
              <w:spacing w:before="60"/>
              <w:rPr>
                <w:ins w:id="690" w:author="Smith, Kevin" w:date="2016-08-30T01:30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D3775" w:rsidRDefault="00BD3775" w:rsidP="00EE3570">
            <w:pPr>
              <w:spacing w:before="60"/>
              <w:rPr>
                <w:ins w:id="691" w:author="Smith, Kevin" w:date="2016-08-30T01:30:00Z"/>
                <w:rFonts w:cs="Calibri"/>
                <w:sz w:val="16"/>
              </w:rPr>
            </w:pPr>
            <w:proofErr w:type="spellStart"/>
            <w:ins w:id="692" w:author="Smith, Kevin" w:date="2016-08-30T01:31:00Z">
              <w:r>
                <w:rPr>
                  <w:rFonts w:cs="Calibri"/>
                  <w:sz w:val="16"/>
                </w:rPr>
                <w:t>pRes</w:t>
              </w:r>
            </w:ins>
            <w:proofErr w:type="spellEnd"/>
          </w:p>
        </w:tc>
        <w:tc>
          <w:tcPr>
            <w:tcW w:w="1092" w:type="dxa"/>
          </w:tcPr>
          <w:p w:rsidR="00BD3775" w:rsidRDefault="00BD3775" w:rsidP="00EE3570">
            <w:pPr>
              <w:spacing w:before="60"/>
              <w:rPr>
                <w:ins w:id="693" w:author="Smith, Kevin" w:date="2016-08-30T01:30:00Z"/>
                <w:rFonts w:cs="Calibri"/>
                <w:sz w:val="16"/>
              </w:rPr>
            </w:pPr>
            <w:ins w:id="694" w:author="Smith, Kevin" w:date="2016-08-30T01:31:00Z">
              <w:r>
                <w:rPr>
                  <w:rFonts w:cs="Calibri"/>
                  <w:sz w:val="16"/>
                </w:rPr>
                <w:t>BYTEPTR</w:t>
              </w:r>
            </w:ins>
          </w:p>
        </w:tc>
        <w:tc>
          <w:tcPr>
            <w:tcW w:w="970" w:type="dxa"/>
          </w:tcPr>
          <w:p w:rsidR="00BD3775" w:rsidRDefault="00BD3775" w:rsidP="00EE3570">
            <w:pPr>
              <w:spacing w:before="60"/>
              <w:rPr>
                <w:ins w:id="695" w:author="Smith, Kevin" w:date="2016-08-30T01:30:00Z"/>
                <w:rFonts w:cs="Calibri"/>
                <w:sz w:val="16"/>
              </w:rPr>
            </w:pPr>
            <w:ins w:id="696" w:author="Smith, Kevin" w:date="2016-08-30T01:3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Default="00BD3775" w:rsidP="00EE3570">
            <w:pPr>
              <w:spacing w:before="60"/>
              <w:rPr>
                <w:ins w:id="697" w:author="Smith, Kevin" w:date="2016-08-30T01:30:00Z"/>
                <w:rFonts w:cs="Calibri"/>
                <w:sz w:val="16"/>
              </w:rPr>
            </w:pPr>
            <w:ins w:id="698" w:author="Smith, Kevin" w:date="2016-08-30T01:31:00Z">
              <w:r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BD3775" w:rsidRPr="00AA38E8" w:rsidTr="00EE3570">
        <w:trPr>
          <w:ins w:id="699" w:author="Smith, Kevin" w:date="2016-08-30T01:30:00Z"/>
        </w:trPr>
        <w:tc>
          <w:tcPr>
            <w:tcW w:w="1747" w:type="dxa"/>
          </w:tcPr>
          <w:p w:rsidR="00BD3775" w:rsidRPr="00AA38E8" w:rsidRDefault="00BD3775" w:rsidP="00EE3570">
            <w:pPr>
              <w:spacing w:before="60"/>
              <w:rPr>
                <w:ins w:id="700" w:author="Smith, Kevin" w:date="2016-08-30T01:30:00Z"/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D3775" w:rsidRDefault="00BD3775" w:rsidP="00EE3570">
            <w:pPr>
              <w:spacing w:before="60"/>
              <w:rPr>
                <w:ins w:id="701" w:author="Smith, Kevin" w:date="2016-08-30T01:30:00Z"/>
                <w:rFonts w:cs="Calibri"/>
                <w:sz w:val="16"/>
              </w:rPr>
            </w:pPr>
            <w:proofErr w:type="spellStart"/>
            <w:ins w:id="702" w:author="Smith, Kevin" w:date="2016-08-30T01:31:00Z">
              <w:r>
                <w:rPr>
                  <w:rFonts w:cs="Calibri"/>
                  <w:sz w:val="16"/>
                </w:rPr>
                <w:t>pLength</w:t>
              </w:r>
            </w:ins>
            <w:proofErr w:type="spellEnd"/>
          </w:p>
        </w:tc>
        <w:tc>
          <w:tcPr>
            <w:tcW w:w="1092" w:type="dxa"/>
          </w:tcPr>
          <w:p w:rsidR="00BD3775" w:rsidRDefault="00BD3775" w:rsidP="00EE3570">
            <w:pPr>
              <w:spacing w:before="60"/>
              <w:rPr>
                <w:ins w:id="703" w:author="Smith, Kevin" w:date="2016-08-30T01:30:00Z"/>
                <w:rFonts w:cs="Calibri"/>
                <w:sz w:val="16"/>
              </w:rPr>
            </w:pPr>
            <w:ins w:id="704" w:author="Smith, Kevin" w:date="2016-08-30T01:31:00Z">
              <w:r>
                <w:rPr>
                  <w:rFonts w:cs="Calibri"/>
                  <w:sz w:val="16"/>
                </w:rPr>
                <w:t>BYTEPTR</w:t>
              </w:r>
            </w:ins>
          </w:p>
        </w:tc>
        <w:tc>
          <w:tcPr>
            <w:tcW w:w="970" w:type="dxa"/>
          </w:tcPr>
          <w:p w:rsidR="00BD3775" w:rsidRDefault="00BD3775" w:rsidP="00EE3570">
            <w:pPr>
              <w:spacing w:before="60"/>
              <w:rPr>
                <w:ins w:id="705" w:author="Smith, Kevin" w:date="2016-08-30T01:30:00Z"/>
                <w:rFonts w:cs="Calibri"/>
                <w:sz w:val="16"/>
              </w:rPr>
            </w:pPr>
            <w:ins w:id="706" w:author="Smith, Kevin" w:date="2016-08-30T01:31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Default="00BD3775" w:rsidP="00EE3570">
            <w:pPr>
              <w:spacing w:before="60"/>
              <w:rPr>
                <w:ins w:id="707" w:author="Smith, Kevin" w:date="2016-08-30T01:30:00Z"/>
                <w:rFonts w:cs="Calibri"/>
                <w:sz w:val="16"/>
              </w:rPr>
            </w:pPr>
            <w:ins w:id="708" w:author="Smith, Kevin" w:date="2016-08-30T01:31:00Z">
              <w:r>
                <w:rPr>
                  <w:rFonts w:cs="Calibri"/>
                  <w:sz w:val="16"/>
                </w:rPr>
                <w:t>4294967295</w:t>
              </w:r>
            </w:ins>
          </w:p>
        </w:tc>
      </w:tr>
      <w:tr w:rsidR="00BD3775" w:rsidRPr="00AA38E8" w:rsidTr="00EE3570">
        <w:trPr>
          <w:ins w:id="709" w:author="Smith, Kevin" w:date="2016-08-30T01:30:00Z"/>
        </w:trPr>
        <w:tc>
          <w:tcPr>
            <w:tcW w:w="1747" w:type="dxa"/>
          </w:tcPr>
          <w:p w:rsidR="00BD3775" w:rsidRPr="00AA38E8" w:rsidRDefault="00BD3775" w:rsidP="00EE3570">
            <w:pPr>
              <w:spacing w:before="60"/>
              <w:rPr>
                <w:ins w:id="710" w:author="Smith, Kevin" w:date="2016-08-30T01:30:00Z"/>
                <w:rFonts w:cs="Calibri"/>
                <w:b/>
                <w:bCs/>
                <w:sz w:val="16"/>
              </w:rPr>
            </w:pPr>
            <w:ins w:id="711" w:author="Smith, Kevin" w:date="2016-08-30T01:30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4092" w:type="dxa"/>
          </w:tcPr>
          <w:p w:rsidR="00BD3775" w:rsidRPr="00AA38E8" w:rsidRDefault="00BD3775" w:rsidP="00EE3570">
            <w:pPr>
              <w:spacing w:before="60"/>
              <w:rPr>
                <w:ins w:id="712" w:author="Smith, Kevin" w:date="2016-08-30T01:30:00Z"/>
                <w:rFonts w:cs="Calibri"/>
                <w:sz w:val="16"/>
              </w:rPr>
            </w:pPr>
            <w:ins w:id="713" w:author="Smith, Kevin" w:date="2016-08-30T01:30:00Z">
              <w:r>
                <w:rPr>
                  <w:rFonts w:cs="Calibri"/>
                  <w:sz w:val="16"/>
                </w:rPr>
                <w:t>XCP_CMD_OK</w:t>
              </w:r>
            </w:ins>
          </w:p>
        </w:tc>
        <w:tc>
          <w:tcPr>
            <w:tcW w:w="1092" w:type="dxa"/>
          </w:tcPr>
          <w:p w:rsidR="00BD3775" w:rsidRPr="00AA38E8" w:rsidRDefault="00BD3775" w:rsidP="00EE3570">
            <w:pPr>
              <w:spacing w:before="60"/>
              <w:rPr>
                <w:ins w:id="714" w:author="Smith, Kevin" w:date="2016-08-30T01:30:00Z"/>
                <w:rFonts w:cs="Calibri"/>
                <w:sz w:val="16"/>
              </w:rPr>
            </w:pPr>
            <w:ins w:id="715" w:author="Smith, Kevin" w:date="2016-08-30T01:30:00Z">
              <w:r>
                <w:rPr>
                  <w:rFonts w:cs="Calibri"/>
                  <w:sz w:val="16"/>
                </w:rPr>
                <w:t>Uint8</w:t>
              </w:r>
            </w:ins>
          </w:p>
        </w:tc>
        <w:tc>
          <w:tcPr>
            <w:tcW w:w="970" w:type="dxa"/>
          </w:tcPr>
          <w:p w:rsidR="00BD3775" w:rsidRPr="00AA38E8" w:rsidRDefault="00BD3775" w:rsidP="00EE3570">
            <w:pPr>
              <w:spacing w:before="60"/>
              <w:rPr>
                <w:ins w:id="716" w:author="Smith, Kevin" w:date="2016-08-30T01:30:00Z"/>
                <w:rFonts w:cs="Calibri"/>
                <w:sz w:val="16"/>
              </w:rPr>
            </w:pPr>
            <w:ins w:id="717" w:author="Smith, Kevin" w:date="2016-08-30T01:30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Pr="00AA38E8" w:rsidRDefault="00BD3775" w:rsidP="00EE3570">
            <w:pPr>
              <w:spacing w:before="60"/>
              <w:rPr>
                <w:ins w:id="718" w:author="Smith, Kevin" w:date="2016-08-30T01:30:00Z"/>
                <w:rFonts w:cs="Calibri"/>
                <w:sz w:val="16"/>
              </w:rPr>
            </w:pPr>
            <w:ins w:id="719" w:author="Smith, Kevin" w:date="2016-08-30T01:30:00Z">
              <w:r>
                <w:rPr>
                  <w:rFonts w:cs="Calibri"/>
                  <w:sz w:val="16"/>
                </w:rPr>
                <w:t>0x3</w:t>
              </w:r>
            </w:ins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ins w:id="720" w:author="Smith, Kevin" w:date="2016-08-30T01:30:00Z"/>
          <w:rFonts w:ascii="Calibri" w:hAnsi="Calibri" w:cs="Calibri"/>
        </w:rPr>
      </w:pPr>
      <w:ins w:id="721" w:author="Smith, Kevin" w:date="2016-08-30T01:30:00Z">
        <w:r w:rsidRPr="00AA38E8">
          <w:rPr>
            <w:rFonts w:ascii="Calibri" w:hAnsi="Calibri" w:cs="Calibri"/>
          </w:rPr>
          <w:t>Description</w:t>
        </w:r>
      </w:ins>
    </w:p>
    <w:p w:rsidR="00BD3775" w:rsidRDefault="00BD3775" w:rsidP="00BD3775">
      <w:pPr>
        <w:rPr>
          <w:ins w:id="722" w:author="Smith, Kevin" w:date="2016-08-30T01:37:00Z"/>
          <w:rFonts w:cs="Calibri"/>
        </w:rPr>
      </w:pPr>
      <w:ins w:id="723" w:author="Smith, Kevin" w:date="2016-08-30T01:30:00Z">
        <w:r>
          <w:rPr>
            <w:rFonts w:cs="Calibri"/>
          </w:rPr>
          <w:t xml:space="preserve">This function </w:t>
        </w:r>
        <w:r>
          <w:rPr>
            <w:rFonts w:cs="Calibri"/>
          </w:rPr>
          <w:t xml:space="preserve">handles </w:t>
        </w:r>
      </w:ins>
      <w:ins w:id="724" w:author="Smith, Kevin" w:date="2016-08-30T01:37:00Z">
        <w:r>
          <w:rPr>
            <w:rFonts w:cs="Calibri"/>
          </w:rPr>
          <w:t>XCP service requests that are not supported by the driver but defined by the XCP protocol specification.</w:t>
        </w:r>
      </w:ins>
      <w:ins w:id="725" w:author="Smith, Kevin" w:date="2016-08-30T01:30:00Z">
        <w:r>
          <w:rPr>
            <w:rFonts w:cs="Calibri"/>
          </w:rPr>
          <w:t xml:space="preserve"> </w:t>
        </w:r>
      </w:ins>
    </w:p>
    <w:p w:rsidR="00BD3775" w:rsidRDefault="00BD3775" w:rsidP="00BD3775">
      <w:pPr>
        <w:rPr>
          <w:ins w:id="726" w:author="Smith, Kevin" w:date="2016-08-30T01:30:00Z"/>
          <w:rFonts w:cs="Calibri"/>
        </w:rPr>
      </w:pPr>
    </w:p>
    <w:p w:rsidR="00BD3775" w:rsidRDefault="00BD3775" w:rsidP="007C4261">
      <w:pPr>
        <w:jc w:val="center"/>
        <w:rPr>
          <w:ins w:id="727" w:author="Smith, Kevin" w:date="2016-08-30T01:38:00Z"/>
        </w:rPr>
      </w:pPr>
      <w:ins w:id="728" w:author="Smith, Kevin" w:date="2016-08-30T01:37:00Z">
        <w:r>
          <w:object w:dxaOrig="9883" w:dyaOrig="5934">
            <v:shape id="_x0000_i1038" type="#_x0000_t75" style="width:452.95pt;height:271.9pt" o:ole="">
              <v:imagedata r:id="rId36" o:title=""/>
            </v:shape>
            <o:OLEObject Type="Embed" ProgID="Visio.Drawing.11" ShapeID="_x0000_i1038" DrawAspect="Content" ObjectID="_1534026634" r:id="rId37"/>
          </w:object>
        </w:r>
      </w:ins>
    </w:p>
    <w:p w:rsidR="00BD3775" w:rsidRDefault="00BD3775" w:rsidP="007C4261">
      <w:pPr>
        <w:jc w:val="center"/>
        <w:rPr>
          <w:ins w:id="729" w:author="Smith, Kevin" w:date="2016-08-30T01:38:00Z"/>
        </w:rPr>
      </w:pPr>
    </w:p>
    <w:p w:rsidR="00BD3775" w:rsidRDefault="00BD3775">
      <w:pPr>
        <w:rPr>
          <w:ins w:id="730" w:author="Smith, Kevin" w:date="2016-08-30T01:38:00Z"/>
        </w:rPr>
      </w:pPr>
      <w:ins w:id="731" w:author="Smith, Kevin" w:date="2016-08-30T01:38:00Z">
        <w:r>
          <w:br w:type="page"/>
        </w:r>
      </w:ins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ins w:id="732" w:author="Smith, Kevin" w:date="2016-08-30T01:38:00Z"/>
          <w:rFonts w:ascii="Calibri" w:hAnsi="Calibri" w:cs="Calibri"/>
        </w:rPr>
      </w:pPr>
      <w:ins w:id="733" w:author="Smith, Kevin" w:date="2016-08-30T01:38:00Z">
        <w:r w:rsidRPr="00BD3775">
          <w:rPr>
            <w:rFonts w:ascii="Calibri" w:hAnsi="Calibri" w:cs="Calibri"/>
          </w:rPr>
          <w:lastRenderedPageBreak/>
          <w:t>NONTRUSTED_NtWrapS_Rte_Call_CopyCalPageReq_Oper</w:t>
        </w:r>
      </w:ins>
    </w:p>
    <w:tbl>
      <w:tblPr>
        <w:tblW w:w="92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3983"/>
        <w:gridCol w:w="2771"/>
        <w:gridCol w:w="474"/>
        <w:gridCol w:w="1027"/>
      </w:tblGrid>
      <w:tr w:rsidR="00BD3775" w:rsidRPr="00AA38E8" w:rsidTr="00932932">
        <w:trPr>
          <w:ins w:id="734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35" w:author="Smith, Kevin" w:date="2016-08-30T01:38:00Z"/>
                <w:rFonts w:cs="Calibri"/>
                <w:b/>
                <w:bCs/>
                <w:sz w:val="16"/>
              </w:rPr>
            </w:pPr>
            <w:ins w:id="736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3983" w:type="dxa"/>
          </w:tcPr>
          <w:p w:rsidR="00BD3775" w:rsidRPr="00AA38E8" w:rsidRDefault="00BD3775" w:rsidP="00EE3570">
            <w:pPr>
              <w:spacing w:before="60"/>
              <w:rPr>
                <w:ins w:id="737" w:author="Smith, Kevin" w:date="2016-08-30T01:38:00Z"/>
                <w:rFonts w:cs="Calibri"/>
                <w:sz w:val="16"/>
              </w:rPr>
            </w:pPr>
            <w:proofErr w:type="spellStart"/>
            <w:ins w:id="738" w:author="Smith, Kevin" w:date="2016-08-30T01:38:00Z">
              <w:r w:rsidRPr="00BD3775">
                <w:rPr>
                  <w:rFonts w:cs="Calibri"/>
                  <w:sz w:val="16"/>
                </w:rPr>
                <w:t>NONTRUSTED_NtWrapS_Rte_Call_CopyCalPageReq_Oper</w:t>
              </w:r>
              <w:proofErr w:type="spellEnd"/>
            </w:ins>
          </w:p>
        </w:tc>
        <w:tc>
          <w:tcPr>
            <w:tcW w:w="2771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39" w:author="Smith, Kevin" w:date="2016-08-30T01:38:00Z"/>
                <w:rFonts w:cs="Calibri"/>
                <w:sz w:val="16"/>
              </w:rPr>
            </w:pPr>
            <w:ins w:id="740" w:author="Smith, Kevin" w:date="2016-08-30T01:38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474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41" w:author="Smith, Kevin" w:date="2016-08-30T01:38:00Z"/>
                <w:rFonts w:cs="Calibri"/>
                <w:sz w:val="16"/>
              </w:rPr>
            </w:pPr>
            <w:ins w:id="742" w:author="Smith, Kevin" w:date="2016-08-30T01:38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43" w:author="Smith, Kevin" w:date="2016-08-30T01:38:00Z"/>
                <w:rFonts w:cs="Calibri"/>
                <w:sz w:val="16"/>
              </w:rPr>
            </w:pPr>
            <w:ins w:id="744" w:author="Smith, Kevin" w:date="2016-08-30T01:38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BD3775" w:rsidRPr="00AA38E8" w:rsidTr="00932932">
        <w:trPr>
          <w:ins w:id="745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46" w:author="Smith, Kevin" w:date="2016-08-30T01:38:00Z"/>
                <w:rFonts w:cs="Calibri"/>
                <w:b/>
                <w:bCs/>
                <w:sz w:val="16"/>
              </w:rPr>
            </w:pPr>
            <w:ins w:id="747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3983" w:type="dxa"/>
          </w:tcPr>
          <w:p w:rsidR="00BD3775" w:rsidRPr="00AA38E8" w:rsidRDefault="00BD3775" w:rsidP="00EE3570">
            <w:pPr>
              <w:spacing w:before="60"/>
              <w:rPr>
                <w:ins w:id="748" w:author="Smith, Kevin" w:date="2016-08-30T01:38:00Z"/>
                <w:rFonts w:cs="Calibri"/>
                <w:sz w:val="16"/>
              </w:rPr>
            </w:pPr>
            <w:proofErr w:type="spellStart"/>
            <w:ins w:id="749" w:author="Smith, Kevin" w:date="2016-08-30T01:39:00Z">
              <w:r w:rsidRPr="00BD3775">
                <w:rPr>
                  <w:rFonts w:cs="Calibri"/>
                  <w:sz w:val="16"/>
                </w:rPr>
                <w:t>FunctionIndex</w:t>
              </w:r>
            </w:ins>
            <w:proofErr w:type="spellEnd"/>
          </w:p>
        </w:tc>
        <w:tc>
          <w:tcPr>
            <w:tcW w:w="2771" w:type="dxa"/>
          </w:tcPr>
          <w:p w:rsidR="00BD3775" w:rsidRPr="00AA38E8" w:rsidRDefault="00BD3775" w:rsidP="00EE3570">
            <w:pPr>
              <w:spacing w:before="60"/>
              <w:rPr>
                <w:ins w:id="750" w:author="Smith, Kevin" w:date="2016-08-30T01:38:00Z"/>
                <w:rFonts w:cs="Calibri"/>
                <w:sz w:val="16"/>
              </w:rPr>
            </w:pPr>
            <w:proofErr w:type="spellStart"/>
            <w:ins w:id="751" w:author="Smith, Kevin" w:date="2016-08-30T01:39:00Z">
              <w:r w:rsidRPr="00BD3775">
                <w:rPr>
                  <w:rFonts w:cs="Calibri"/>
                  <w:sz w:val="16"/>
                </w:rPr>
                <w:t>NonTrustedFunctionIndexType</w:t>
              </w:r>
            </w:ins>
            <w:proofErr w:type="spellEnd"/>
          </w:p>
        </w:tc>
        <w:tc>
          <w:tcPr>
            <w:tcW w:w="474" w:type="dxa"/>
          </w:tcPr>
          <w:p w:rsidR="00BD3775" w:rsidRPr="00AA38E8" w:rsidRDefault="00BD3775" w:rsidP="00EE3570">
            <w:pPr>
              <w:spacing w:before="60"/>
              <w:rPr>
                <w:ins w:id="752" w:author="Smith, Kevin" w:date="2016-08-30T01:38:00Z"/>
                <w:rFonts w:cs="Calibri"/>
                <w:sz w:val="16"/>
              </w:rPr>
            </w:pPr>
            <w:ins w:id="753" w:author="Smith, Kevin" w:date="2016-08-30T01:38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Pr="00AA38E8" w:rsidRDefault="00BD3775" w:rsidP="00EE3570">
            <w:pPr>
              <w:spacing w:before="60"/>
              <w:rPr>
                <w:ins w:id="754" w:author="Smith, Kevin" w:date="2016-08-30T01:38:00Z"/>
                <w:rFonts w:cs="Calibri"/>
                <w:sz w:val="16"/>
              </w:rPr>
            </w:pPr>
            <w:ins w:id="755" w:author="Smith, Kevin" w:date="2016-08-30T01:39:00Z">
              <w:r>
                <w:rPr>
                  <w:rFonts w:cs="Calibri"/>
                  <w:sz w:val="16"/>
                </w:rPr>
                <w:t>65535</w:t>
              </w:r>
            </w:ins>
          </w:p>
        </w:tc>
      </w:tr>
      <w:tr w:rsidR="00BD3775" w:rsidRPr="00AA38E8" w:rsidTr="00932932">
        <w:trPr>
          <w:ins w:id="756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57" w:author="Smith, Kevin" w:date="2016-08-30T01:38:00Z"/>
                <w:rFonts w:cs="Calibri"/>
                <w:b/>
                <w:bCs/>
                <w:sz w:val="16"/>
              </w:rPr>
            </w:pPr>
          </w:p>
        </w:tc>
        <w:tc>
          <w:tcPr>
            <w:tcW w:w="3983" w:type="dxa"/>
          </w:tcPr>
          <w:p w:rsidR="00BD3775" w:rsidRDefault="00932932" w:rsidP="00EE3570">
            <w:pPr>
              <w:spacing w:before="60"/>
              <w:rPr>
                <w:ins w:id="758" w:author="Smith, Kevin" w:date="2016-08-30T01:38:00Z"/>
                <w:rFonts w:cs="Calibri"/>
                <w:sz w:val="16"/>
              </w:rPr>
            </w:pPr>
            <w:proofErr w:type="spellStart"/>
            <w:ins w:id="759" w:author="Smith, Kevin" w:date="2016-08-30T01:40:00Z">
              <w:r w:rsidRPr="00932932">
                <w:rPr>
                  <w:rFonts w:cs="Calibri"/>
                  <w:sz w:val="16"/>
                </w:rPr>
                <w:t>FunctionParams</w:t>
              </w:r>
            </w:ins>
            <w:proofErr w:type="spellEnd"/>
          </w:p>
        </w:tc>
        <w:tc>
          <w:tcPr>
            <w:tcW w:w="2771" w:type="dxa"/>
          </w:tcPr>
          <w:p w:rsidR="00BD3775" w:rsidRDefault="00932932" w:rsidP="00EE3570">
            <w:pPr>
              <w:spacing w:before="60"/>
              <w:rPr>
                <w:ins w:id="760" w:author="Smith, Kevin" w:date="2016-08-30T01:38:00Z"/>
                <w:rFonts w:cs="Calibri"/>
                <w:sz w:val="16"/>
              </w:rPr>
            </w:pPr>
            <w:proofErr w:type="spellStart"/>
            <w:ins w:id="761" w:author="Smith, Kevin" w:date="2016-08-30T01:39:00Z">
              <w:r w:rsidRPr="00932932">
                <w:rPr>
                  <w:rFonts w:cs="Calibri"/>
                  <w:sz w:val="16"/>
                </w:rPr>
                <w:t>NonTrustedFunctionParameterRefType</w:t>
              </w:r>
            </w:ins>
            <w:proofErr w:type="spellEnd"/>
          </w:p>
        </w:tc>
        <w:tc>
          <w:tcPr>
            <w:tcW w:w="474" w:type="dxa"/>
          </w:tcPr>
          <w:p w:rsidR="00BD3775" w:rsidRDefault="00932932" w:rsidP="00EE3570">
            <w:pPr>
              <w:spacing w:before="60"/>
              <w:rPr>
                <w:ins w:id="762" w:author="Smith, Kevin" w:date="2016-08-30T01:38:00Z"/>
                <w:rFonts w:cs="Calibri"/>
                <w:sz w:val="16"/>
              </w:rPr>
            </w:pPr>
            <w:ins w:id="763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1027" w:type="dxa"/>
          </w:tcPr>
          <w:p w:rsidR="00BD3775" w:rsidRDefault="00932932" w:rsidP="00EE3570">
            <w:pPr>
              <w:spacing w:before="60"/>
              <w:rPr>
                <w:ins w:id="764" w:author="Smith, Kevin" w:date="2016-08-30T01:38:00Z"/>
                <w:rFonts w:cs="Calibri"/>
                <w:sz w:val="16"/>
              </w:rPr>
            </w:pPr>
            <w:ins w:id="765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</w:tr>
      <w:tr w:rsidR="00BD3775" w:rsidRPr="00AA38E8" w:rsidTr="00932932">
        <w:trPr>
          <w:ins w:id="766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67" w:author="Smith, Kevin" w:date="2016-08-30T01:38:00Z"/>
                <w:rFonts w:cs="Calibri"/>
                <w:b/>
                <w:bCs/>
                <w:sz w:val="16"/>
              </w:rPr>
            </w:pPr>
            <w:ins w:id="768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3983" w:type="dxa"/>
          </w:tcPr>
          <w:p w:rsidR="00BD3775" w:rsidRPr="00AA38E8" w:rsidRDefault="00932932" w:rsidP="00EE3570">
            <w:pPr>
              <w:spacing w:before="60"/>
              <w:rPr>
                <w:ins w:id="769" w:author="Smith, Kevin" w:date="2016-08-30T01:38:00Z"/>
                <w:rFonts w:cs="Calibri"/>
                <w:sz w:val="16"/>
              </w:rPr>
            </w:pPr>
            <w:ins w:id="770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2771" w:type="dxa"/>
          </w:tcPr>
          <w:p w:rsidR="00BD3775" w:rsidRPr="00AA38E8" w:rsidRDefault="00932932" w:rsidP="00EE3570">
            <w:pPr>
              <w:spacing w:before="60"/>
              <w:rPr>
                <w:ins w:id="771" w:author="Smith, Kevin" w:date="2016-08-30T01:38:00Z"/>
                <w:rFonts w:cs="Calibri"/>
                <w:sz w:val="16"/>
              </w:rPr>
            </w:pPr>
            <w:ins w:id="772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474" w:type="dxa"/>
          </w:tcPr>
          <w:p w:rsidR="00BD3775" w:rsidRPr="00AA38E8" w:rsidRDefault="00932932" w:rsidP="00EE3570">
            <w:pPr>
              <w:spacing w:before="60"/>
              <w:rPr>
                <w:ins w:id="773" w:author="Smith, Kevin" w:date="2016-08-30T01:38:00Z"/>
                <w:rFonts w:cs="Calibri"/>
                <w:sz w:val="16"/>
              </w:rPr>
            </w:pPr>
            <w:ins w:id="774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1027" w:type="dxa"/>
          </w:tcPr>
          <w:p w:rsidR="00BD3775" w:rsidRPr="00AA38E8" w:rsidRDefault="00932932" w:rsidP="00EE3570">
            <w:pPr>
              <w:spacing w:before="60"/>
              <w:rPr>
                <w:ins w:id="775" w:author="Smith, Kevin" w:date="2016-08-30T01:38:00Z"/>
                <w:rFonts w:cs="Calibri"/>
                <w:sz w:val="16"/>
              </w:rPr>
            </w:pPr>
            <w:ins w:id="776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ins w:id="777" w:author="Smith, Kevin" w:date="2016-08-30T01:38:00Z"/>
          <w:rFonts w:ascii="Calibri" w:hAnsi="Calibri" w:cs="Calibri"/>
        </w:rPr>
      </w:pPr>
      <w:ins w:id="778" w:author="Smith, Kevin" w:date="2016-08-30T01:38:00Z">
        <w:r w:rsidRPr="00AA38E8">
          <w:rPr>
            <w:rFonts w:ascii="Calibri" w:hAnsi="Calibri" w:cs="Calibri"/>
          </w:rPr>
          <w:t>Description</w:t>
        </w:r>
      </w:ins>
    </w:p>
    <w:p w:rsidR="00BD3775" w:rsidRDefault="00932932" w:rsidP="007C4261">
      <w:pPr>
        <w:jc w:val="center"/>
        <w:rPr>
          <w:ins w:id="779" w:author="Smith, Kevin" w:date="2016-08-30T01:38:00Z"/>
          <w:rFonts w:cs="Calibri"/>
        </w:rPr>
      </w:pPr>
      <w:ins w:id="780" w:author="Smith, Kevin" w:date="2016-08-30T01:42:00Z">
        <w:r>
          <w:object w:dxaOrig="4944" w:dyaOrig="1614">
            <v:shape id="_x0000_i1040" type="#_x0000_t75" style="width:247.15pt;height:80.6pt" o:ole="">
              <v:imagedata r:id="rId38" o:title=""/>
            </v:shape>
            <o:OLEObject Type="Embed" ProgID="Visio.Drawing.11" ShapeID="_x0000_i1040" DrawAspect="Content" ObjectID="_1534026635" r:id="rId39"/>
          </w:object>
        </w:r>
      </w:ins>
    </w:p>
    <w:p w:rsidR="00BD3775" w:rsidRDefault="00BD3775" w:rsidP="007C4261">
      <w:pPr>
        <w:jc w:val="center"/>
        <w:rPr>
          <w:ins w:id="781" w:author="Smith, Kevin" w:date="2016-08-30T01:38:00Z"/>
          <w:rFonts w:cs="Calibri"/>
        </w:rPr>
      </w:pPr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ins w:id="782" w:author="Smith, Kevin" w:date="2016-08-30T01:38:00Z"/>
          <w:rFonts w:ascii="Calibri" w:hAnsi="Calibri" w:cs="Calibri"/>
        </w:rPr>
      </w:pPr>
      <w:ins w:id="783" w:author="Smith, Kevin" w:date="2016-08-30T01:38:00Z">
        <w:r w:rsidRPr="00BD3775">
          <w:rPr>
            <w:rFonts w:ascii="Calibri" w:hAnsi="Calibri" w:cs="Calibri"/>
          </w:rPr>
          <w:t>NONTRUSTED_NtWrapS_Rte_Call_SetCalPageReq_Oper</w:t>
        </w:r>
        <w:bookmarkStart w:id="784" w:name="_GoBack"/>
        <w:bookmarkEnd w:id="784"/>
      </w:ins>
    </w:p>
    <w:tbl>
      <w:tblPr>
        <w:tblW w:w="9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3863"/>
        <w:gridCol w:w="2771"/>
        <w:gridCol w:w="474"/>
        <w:gridCol w:w="1027"/>
        <w:tblGridChange w:id="785">
          <w:tblGrid>
            <w:gridCol w:w="948"/>
            <w:gridCol w:w="3863"/>
            <w:gridCol w:w="2771"/>
            <w:gridCol w:w="474"/>
            <w:gridCol w:w="1027"/>
          </w:tblGrid>
        </w:tblGridChange>
      </w:tblGrid>
      <w:tr w:rsidR="00932932" w:rsidRPr="00AA38E8" w:rsidTr="00932932">
        <w:trPr>
          <w:ins w:id="786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87" w:author="Smith, Kevin" w:date="2016-08-30T01:38:00Z"/>
                <w:rFonts w:cs="Calibri"/>
                <w:b/>
                <w:bCs/>
                <w:sz w:val="16"/>
              </w:rPr>
            </w:pPr>
            <w:ins w:id="788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>Function Name</w:t>
              </w:r>
            </w:ins>
          </w:p>
        </w:tc>
        <w:tc>
          <w:tcPr>
            <w:tcW w:w="3863" w:type="dxa"/>
          </w:tcPr>
          <w:p w:rsidR="00BD3775" w:rsidRPr="00AA38E8" w:rsidRDefault="00BD3775" w:rsidP="00EE3570">
            <w:pPr>
              <w:spacing w:before="60"/>
              <w:rPr>
                <w:ins w:id="789" w:author="Smith, Kevin" w:date="2016-08-30T01:38:00Z"/>
                <w:rFonts w:cs="Calibri"/>
                <w:sz w:val="16"/>
              </w:rPr>
            </w:pPr>
            <w:proofErr w:type="spellStart"/>
            <w:ins w:id="790" w:author="Smith, Kevin" w:date="2016-08-30T01:38:00Z">
              <w:r w:rsidRPr="00BD3775">
                <w:rPr>
                  <w:rFonts w:cs="Calibri"/>
                  <w:sz w:val="16"/>
                </w:rPr>
                <w:t>NONTRUSTED_NtWrapS_Rte_Call_SetCalPageReq_Oper</w:t>
              </w:r>
              <w:proofErr w:type="spellEnd"/>
            </w:ins>
          </w:p>
        </w:tc>
        <w:tc>
          <w:tcPr>
            <w:tcW w:w="2771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91" w:author="Smith, Kevin" w:date="2016-08-30T01:38:00Z"/>
                <w:rFonts w:cs="Calibri"/>
                <w:sz w:val="16"/>
              </w:rPr>
            </w:pPr>
            <w:ins w:id="792" w:author="Smith, Kevin" w:date="2016-08-30T01:38:00Z">
              <w:r w:rsidRPr="00AA38E8">
                <w:rPr>
                  <w:rFonts w:cs="Calibri"/>
                  <w:sz w:val="16"/>
                </w:rPr>
                <w:t>Type</w:t>
              </w:r>
            </w:ins>
          </w:p>
        </w:tc>
        <w:tc>
          <w:tcPr>
            <w:tcW w:w="474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93" w:author="Smith, Kevin" w:date="2016-08-30T01:38:00Z"/>
                <w:rFonts w:cs="Calibri"/>
                <w:sz w:val="16"/>
              </w:rPr>
            </w:pPr>
            <w:ins w:id="794" w:author="Smith, Kevin" w:date="2016-08-30T01:38:00Z">
              <w:r w:rsidRPr="00AA38E8">
                <w:rPr>
                  <w:rFonts w:cs="Calibri"/>
                  <w:sz w:val="16"/>
                </w:rPr>
                <w:t>Min</w:t>
              </w:r>
            </w:ins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EE3570">
            <w:pPr>
              <w:spacing w:before="60"/>
              <w:jc w:val="center"/>
              <w:rPr>
                <w:ins w:id="795" w:author="Smith, Kevin" w:date="2016-08-30T01:38:00Z"/>
                <w:rFonts w:cs="Calibri"/>
                <w:sz w:val="16"/>
              </w:rPr>
            </w:pPr>
            <w:ins w:id="796" w:author="Smith, Kevin" w:date="2016-08-30T01:38:00Z">
              <w:r w:rsidRPr="00AA38E8">
                <w:rPr>
                  <w:rFonts w:cs="Calibri"/>
                  <w:sz w:val="16"/>
                </w:rPr>
                <w:t>Max</w:t>
              </w:r>
            </w:ins>
          </w:p>
        </w:tc>
      </w:tr>
      <w:tr w:rsidR="00932932" w:rsidRPr="00AA38E8" w:rsidTr="00932932">
        <w:trPr>
          <w:ins w:id="797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798" w:author="Smith, Kevin" w:date="2016-08-30T01:38:00Z"/>
                <w:rFonts w:cs="Calibri"/>
                <w:b/>
                <w:bCs/>
                <w:sz w:val="16"/>
              </w:rPr>
            </w:pPr>
            <w:ins w:id="799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 xml:space="preserve">Arguments Passed </w:t>
              </w:r>
            </w:ins>
          </w:p>
        </w:tc>
        <w:tc>
          <w:tcPr>
            <w:tcW w:w="3863" w:type="dxa"/>
          </w:tcPr>
          <w:p w:rsidR="00BD3775" w:rsidRPr="00AA38E8" w:rsidRDefault="00BD3775" w:rsidP="00EE3570">
            <w:pPr>
              <w:spacing w:before="60"/>
              <w:rPr>
                <w:ins w:id="800" w:author="Smith, Kevin" w:date="2016-08-30T01:38:00Z"/>
                <w:rFonts w:cs="Calibri"/>
                <w:sz w:val="16"/>
              </w:rPr>
            </w:pPr>
            <w:proofErr w:type="spellStart"/>
            <w:ins w:id="801" w:author="Smith, Kevin" w:date="2016-08-30T01:39:00Z">
              <w:r w:rsidRPr="00BD3775">
                <w:rPr>
                  <w:rFonts w:cs="Calibri"/>
                  <w:sz w:val="16"/>
                </w:rPr>
                <w:t>FunctionIndex</w:t>
              </w:r>
            </w:ins>
            <w:proofErr w:type="spellEnd"/>
          </w:p>
        </w:tc>
        <w:tc>
          <w:tcPr>
            <w:tcW w:w="2771" w:type="dxa"/>
          </w:tcPr>
          <w:p w:rsidR="00BD3775" w:rsidRPr="00AA38E8" w:rsidRDefault="00BD3775" w:rsidP="00EE3570">
            <w:pPr>
              <w:spacing w:before="60"/>
              <w:rPr>
                <w:ins w:id="802" w:author="Smith, Kevin" w:date="2016-08-30T01:38:00Z"/>
                <w:rFonts w:cs="Calibri"/>
                <w:sz w:val="16"/>
              </w:rPr>
            </w:pPr>
            <w:proofErr w:type="spellStart"/>
            <w:ins w:id="803" w:author="Smith, Kevin" w:date="2016-08-30T01:39:00Z">
              <w:r w:rsidRPr="00BD3775">
                <w:rPr>
                  <w:rFonts w:cs="Calibri"/>
                  <w:sz w:val="16"/>
                </w:rPr>
                <w:t>NonTrustedFunctionIndexType</w:t>
              </w:r>
            </w:ins>
            <w:proofErr w:type="spellEnd"/>
          </w:p>
        </w:tc>
        <w:tc>
          <w:tcPr>
            <w:tcW w:w="474" w:type="dxa"/>
          </w:tcPr>
          <w:p w:rsidR="00BD3775" w:rsidRPr="00AA38E8" w:rsidRDefault="00BD3775" w:rsidP="00EE3570">
            <w:pPr>
              <w:spacing w:before="60"/>
              <w:rPr>
                <w:ins w:id="804" w:author="Smith, Kevin" w:date="2016-08-30T01:38:00Z"/>
                <w:rFonts w:cs="Calibri"/>
                <w:sz w:val="16"/>
              </w:rPr>
            </w:pPr>
            <w:ins w:id="805" w:author="Smith, Kevin" w:date="2016-08-30T01:38:00Z">
              <w:r>
                <w:rPr>
                  <w:rFonts w:cs="Calibri"/>
                  <w:sz w:val="16"/>
                </w:rPr>
                <w:t>0</w:t>
              </w:r>
            </w:ins>
          </w:p>
        </w:tc>
        <w:tc>
          <w:tcPr>
            <w:tcW w:w="1027" w:type="dxa"/>
          </w:tcPr>
          <w:p w:rsidR="00BD3775" w:rsidRPr="00AA38E8" w:rsidRDefault="00BD3775" w:rsidP="00EE3570">
            <w:pPr>
              <w:spacing w:before="60"/>
              <w:rPr>
                <w:ins w:id="806" w:author="Smith, Kevin" w:date="2016-08-30T01:38:00Z"/>
                <w:rFonts w:cs="Calibri"/>
                <w:sz w:val="16"/>
              </w:rPr>
            </w:pPr>
            <w:ins w:id="807" w:author="Smith, Kevin" w:date="2016-08-30T01:39:00Z">
              <w:r>
                <w:rPr>
                  <w:rFonts w:cs="Calibri"/>
                  <w:sz w:val="16"/>
                </w:rPr>
                <w:t>65535</w:t>
              </w:r>
            </w:ins>
          </w:p>
        </w:tc>
      </w:tr>
      <w:tr w:rsidR="00BD3775" w:rsidRPr="00AA38E8" w:rsidTr="00932932">
        <w:trPr>
          <w:ins w:id="808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809" w:author="Smith, Kevin" w:date="2016-08-30T01:38:00Z"/>
                <w:rFonts w:cs="Calibri"/>
                <w:b/>
                <w:bCs/>
                <w:sz w:val="16"/>
              </w:rPr>
            </w:pPr>
          </w:p>
        </w:tc>
        <w:tc>
          <w:tcPr>
            <w:tcW w:w="3863" w:type="dxa"/>
          </w:tcPr>
          <w:p w:rsidR="00BD3775" w:rsidRDefault="00932932" w:rsidP="00EE3570">
            <w:pPr>
              <w:spacing w:before="60"/>
              <w:rPr>
                <w:ins w:id="810" w:author="Smith, Kevin" w:date="2016-08-30T01:38:00Z"/>
                <w:rFonts w:cs="Calibri"/>
                <w:sz w:val="16"/>
              </w:rPr>
            </w:pPr>
            <w:proofErr w:type="spellStart"/>
            <w:ins w:id="811" w:author="Smith, Kevin" w:date="2016-08-30T01:40:00Z">
              <w:r w:rsidRPr="00932932">
                <w:rPr>
                  <w:rFonts w:cs="Calibri"/>
                  <w:sz w:val="16"/>
                </w:rPr>
                <w:t>FunctionParams</w:t>
              </w:r>
            </w:ins>
            <w:proofErr w:type="spellEnd"/>
          </w:p>
        </w:tc>
        <w:tc>
          <w:tcPr>
            <w:tcW w:w="2771" w:type="dxa"/>
          </w:tcPr>
          <w:p w:rsidR="00BD3775" w:rsidRDefault="00932932" w:rsidP="00EE3570">
            <w:pPr>
              <w:spacing w:before="60"/>
              <w:rPr>
                <w:ins w:id="812" w:author="Smith, Kevin" w:date="2016-08-30T01:38:00Z"/>
                <w:rFonts w:cs="Calibri"/>
                <w:sz w:val="16"/>
              </w:rPr>
            </w:pPr>
            <w:proofErr w:type="spellStart"/>
            <w:ins w:id="813" w:author="Smith, Kevin" w:date="2016-08-30T01:39:00Z">
              <w:r w:rsidRPr="00932932">
                <w:rPr>
                  <w:rFonts w:cs="Calibri"/>
                  <w:sz w:val="16"/>
                </w:rPr>
                <w:t>NonTrustedFunctionParameterRefType</w:t>
              </w:r>
            </w:ins>
            <w:proofErr w:type="spellEnd"/>
          </w:p>
        </w:tc>
        <w:tc>
          <w:tcPr>
            <w:tcW w:w="474" w:type="dxa"/>
          </w:tcPr>
          <w:p w:rsidR="00BD3775" w:rsidRDefault="00932932" w:rsidP="00EE3570">
            <w:pPr>
              <w:spacing w:before="60"/>
              <w:rPr>
                <w:ins w:id="814" w:author="Smith, Kevin" w:date="2016-08-30T01:38:00Z"/>
                <w:rFonts w:cs="Calibri"/>
                <w:sz w:val="16"/>
              </w:rPr>
            </w:pPr>
            <w:ins w:id="815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1027" w:type="dxa"/>
          </w:tcPr>
          <w:p w:rsidR="00BD3775" w:rsidRDefault="00932932" w:rsidP="00EE3570">
            <w:pPr>
              <w:spacing w:before="60"/>
              <w:rPr>
                <w:ins w:id="816" w:author="Smith, Kevin" w:date="2016-08-30T01:38:00Z"/>
                <w:rFonts w:cs="Calibri"/>
                <w:sz w:val="16"/>
              </w:rPr>
            </w:pPr>
            <w:ins w:id="817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</w:tr>
      <w:tr w:rsidR="00932932" w:rsidRPr="00AA38E8" w:rsidTr="00932932">
        <w:trPr>
          <w:ins w:id="818" w:author="Smith, Kevin" w:date="2016-08-30T01:38:00Z"/>
        </w:trPr>
        <w:tc>
          <w:tcPr>
            <w:tcW w:w="948" w:type="dxa"/>
          </w:tcPr>
          <w:p w:rsidR="00BD3775" w:rsidRPr="00AA38E8" w:rsidRDefault="00BD3775" w:rsidP="00EE3570">
            <w:pPr>
              <w:spacing w:before="60"/>
              <w:rPr>
                <w:ins w:id="819" w:author="Smith, Kevin" w:date="2016-08-30T01:38:00Z"/>
                <w:rFonts w:cs="Calibri"/>
                <w:b/>
                <w:bCs/>
                <w:sz w:val="16"/>
              </w:rPr>
            </w:pPr>
            <w:ins w:id="820" w:author="Smith, Kevin" w:date="2016-08-30T01:38:00Z">
              <w:r w:rsidRPr="00AA38E8">
                <w:rPr>
                  <w:rFonts w:cs="Calibri"/>
                  <w:b/>
                  <w:bCs/>
                  <w:sz w:val="16"/>
                </w:rPr>
                <w:t>Return Value</w:t>
              </w:r>
            </w:ins>
          </w:p>
        </w:tc>
        <w:tc>
          <w:tcPr>
            <w:tcW w:w="3863" w:type="dxa"/>
          </w:tcPr>
          <w:p w:rsidR="00BD3775" w:rsidRPr="00AA38E8" w:rsidRDefault="00932932" w:rsidP="00EE3570">
            <w:pPr>
              <w:spacing w:before="60"/>
              <w:rPr>
                <w:ins w:id="821" w:author="Smith, Kevin" w:date="2016-08-30T01:38:00Z"/>
                <w:rFonts w:cs="Calibri"/>
                <w:sz w:val="16"/>
              </w:rPr>
            </w:pPr>
            <w:ins w:id="822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2771" w:type="dxa"/>
          </w:tcPr>
          <w:p w:rsidR="00BD3775" w:rsidRPr="00AA38E8" w:rsidRDefault="00932932" w:rsidP="00EE3570">
            <w:pPr>
              <w:spacing w:before="60"/>
              <w:rPr>
                <w:ins w:id="823" w:author="Smith, Kevin" w:date="2016-08-30T01:38:00Z"/>
                <w:rFonts w:cs="Calibri"/>
                <w:sz w:val="16"/>
              </w:rPr>
            </w:pPr>
            <w:ins w:id="824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474" w:type="dxa"/>
          </w:tcPr>
          <w:p w:rsidR="00BD3775" w:rsidRPr="00AA38E8" w:rsidRDefault="00932932" w:rsidP="00EE3570">
            <w:pPr>
              <w:spacing w:before="60"/>
              <w:rPr>
                <w:ins w:id="825" w:author="Smith, Kevin" w:date="2016-08-30T01:38:00Z"/>
                <w:rFonts w:cs="Calibri"/>
                <w:sz w:val="16"/>
              </w:rPr>
            </w:pPr>
            <w:ins w:id="826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  <w:tc>
          <w:tcPr>
            <w:tcW w:w="1027" w:type="dxa"/>
          </w:tcPr>
          <w:p w:rsidR="00BD3775" w:rsidRPr="00AA38E8" w:rsidRDefault="00932932" w:rsidP="00EE3570">
            <w:pPr>
              <w:spacing w:before="60"/>
              <w:rPr>
                <w:ins w:id="827" w:author="Smith, Kevin" w:date="2016-08-30T01:38:00Z"/>
                <w:rFonts w:cs="Calibri"/>
                <w:sz w:val="16"/>
              </w:rPr>
            </w:pPr>
            <w:ins w:id="828" w:author="Smith, Kevin" w:date="2016-08-30T01:40:00Z">
              <w:r>
                <w:rPr>
                  <w:rFonts w:cs="Calibri"/>
                  <w:sz w:val="16"/>
                </w:rPr>
                <w:t>N/A</w:t>
              </w:r>
            </w:ins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ins w:id="829" w:author="Smith, Kevin" w:date="2016-08-30T01:38:00Z"/>
          <w:rFonts w:ascii="Calibri" w:hAnsi="Calibri" w:cs="Calibri"/>
        </w:rPr>
      </w:pPr>
      <w:ins w:id="830" w:author="Smith, Kevin" w:date="2016-08-30T01:38:00Z">
        <w:r w:rsidRPr="00AA38E8">
          <w:rPr>
            <w:rFonts w:ascii="Calibri" w:hAnsi="Calibri" w:cs="Calibri"/>
          </w:rPr>
          <w:t>Description</w:t>
        </w:r>
      </w:ins>
    </w:p>
    <w:p w:rsidR="007C4261" w:rsidRDefault="00932932" w:rsidP="007C4261">
      <w:pPr>
        <w:jc w:val="center"/>
        <w:rPr>
          <w:ins w:id="831" w:author="Smith, Kevin" w:date="2016-08-30T01:21:00Z"/>
          <w:rFonts w:cs="Calibri"/>
          <w:b/>
          <w:caps/>
          <w:szCs w:val="20"/>
          <w:lang w:bidi="ar-SA"/>
        </w:rPr>
      </w:pPr>
      <w:ins w:id="832" w:author="Smith, Kevin" w:date="2016-08-30T01:43:00Z">
        <w:r>
          <w:object w:dxaOrig="8724" w:dyaOrig="1614">
            <v:shape id="_x0000_i1039" type="#_x0000_t75" style="width:436.3pt;height:80.6pt" o:ole="">
              <v:imagedata r:id="rId40" o:title=""/>
            </v:shape>
            <o:OLEObject Type="Embed" ProgID="Visio.Drawing.11" ShapeID="_x0000_i1039" DrawAspect="Content" ObjectID="_1534026636" r:id="rId41"/>
          </w:object>
        </w:r>
        <w:r>
          <w:rPr>
            <w:rFonts w:cs="Calibri"/>
          </w:rPr>
          <w:t xml:space="preserve"> </w:t>
        </w:r>
      </w:ins>
      <w:ins w:id="833" w:author="Smith, Kevin" w:date="2016-08-30T01:21:00Z">
        <w:r w:rsidR="007C4261">
          <w:rPr>
            <w:rFonts w:cs="Calibri"/>
          </w:rPr>
          <w:br w:type="page"/>
        </w:r>
      </w:ins>
    </w:p>
    <w:p w:rsidR="00934EA5" w:rsidRDefault="00934EA5" w:rsidP="00934EA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TRANSIENT FUNCTIONS</w:t>
      </w:r>
      <w:bookmarkEnd w:id="248"/>
      <w:r>
        <w:rPr>
          <w:rFonts w:ascii="Calibri" w:hAnsi="Calibri" w:cs="Calibri"/>
        </w:rPr>
        <w:t xml:space="preserve">  </w:t>
      </w:r>
    </w:p>
    <w:p w:rsidR="00934EA5" w:rsidRPr="0033680E" w:rsidRDefault="00E05440" w:rsidP="00934EA5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934EA5" w:rsidRDefault="00934EA5" w:rsidP="00656B0A">
      <w:pPr>
        <w:rPr>
          <w:rFonts w:cs="Calibri"/>
        </w:rPr>
      </w:pPr>
    </w:p>
    <w:p w:rsidR="00F93FCB" w:rsidRDefault="00F93FCB" w:rsidP="00F93FCB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834" w:name="_Toc382295931"/>
      <w:bookmarkStart w:id="835" w:name="_Toc382297409"/>
      <w:bookmarkStart w:id="836" w:name="_Toc383611582"/>
      <w:bookmarkStart w:id="837" w:name="_Toc389213069"/>
      <w:bookmarkStart w:id="838" w:name="_Toc382295932"/>
      <w:bookmarkStart w:id="839" w:name="_Toc382297410"/>
      <w:bookmarkStart w:id="840" w:name="_Toc383611583"/>
      <w:bookmarkStart w:id="841" w:name="_Toc389213070"/>
      <w:bookmarkStart w:id="842" w:name="_Toc382295935"/>
      <w:bookmarkStart w:id="843" w:name="_Toc382297413"/>
      <w:bookmarkStart w:id="844" w:name="_Toc383611586"/>
      <w:bookmarkStart w:id="845" w:name="_Toc389213073"/>
      <w:bookmarkStart w:id="846" w:name="_Toc382295937"/>
      <w:bookmarkStart w:id="847" w:name="_Toc382297415"/>
      <w:bookmarkStart w:id="848" w:name="_Toc383611588"/>
      <w:bookmarkStart w:id="849" w:name="_Toc389213075"/>
      <w:bookmarkStart w:id="850" w:name="_Toc382295942"/>
      <w:bookmarkStart w:id="851" w:name="_Toc382297420"/>
      <w:bookmarkStart w:id="852" w:name="_Toc383611593"/>
      <w:bookmarkStart w:id="853" w:name="_Toc389213080"/>
      <w:bookmarkStart w:id="854" w:name="_Toc382295950"/>
      <w:bookmarkStart w:id="855" w:name="_Toc382297428"/>
      <w:bookmarkStart w:id="856" w:name="_Toc383611601"/>
      <w:bookmarkStart w:id="857" w:name="_Toc389213088"/>
      <w:bookmarkStart w:id="858" w:name="_Toc382295955"/>
      <w:bookmarkStart w:id="859" w:name="_Toc382297433"/>
      <w:bookmarkStart w:id="860" w:name="_Toc383611606"/>
      <w:bookmarkStart w:id="861" w:name="_Toc389213093"/>
      <w:bookmarkStart w:id="862" w:name="_Toc382295959"/>
      <w:bookmarkStart w:id="863" w:name="_Toc382297437"/>
      <w:bookmarkStart w:id="864" w:name="_Toc383611610"/>
      <w:bookmarkStart w:id="865" w:name="_Toc389213097"/>
      <w:bookmarkStart w:id="866" w:name="_Toc382295963"/>
      <w:bookmarkStart w:id="867" w:name="_Toc382297441"/>
      <w:bookmarkStart w:id="868" w:name="_Toc383611614"/>
      <w:bookmarkStart w:id="869" w:name="_Toc389213101"/>
      <w:bookmarkStart w:id="870" w:name="_Toc382295967"/>
      <w:bookmarkStart w:id="871" w:name="_Toc382297445"/>
      <w:bookmarkStart w:id="872" w:name="_Toc383611618"/>
      <w:bookmarkStart w:id="873" w:name="_Toc389213105"/>
      <w:bookmarkStart w:id="874" w:name="_Toc422301846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r w:rsidRPr="00F93FCB">
        <w:rPr>
          <w:rFonts w:ascii="Calibri" w:hAnsi="Calibri" w:cs="Calibri"/>
        </w:rPr>
        <w:lastRenderedPageBreak/>
        <w:t>Unit Test Considerations</w:t>
      </w:r>
      <w:bookmarkEnd w:id="874"/>
    </w:p>
    <w:p w:rsidR="00E05440" w:rsidRPr="0002711E" w:rsidRDefault="00E05440" w:rsidP="00677453">
      <w:pPr>
        <w:numPr>
          <w:ilvl w:val="0"/>
          <w:numId w:val="45"/>
        </w:numPr>
        <w:rPr>
          <w:rFonts w:cs="Calibri"/>
          <w:i/>
        </w:rPr>
      </w:pPr>
      <w:r>
        <w:rPr>
          <w:rFonts w:cs="Calibri"/>
        </w:rPr>
        <w:t xml:space="preserve">The value datatype of </w:t>
      </w:r>
      <w:proofErr w:type="spellStart"/>
      <w:r>
        <w:rPr>
          <w:rFonts w:cs="Calibri"/>
        </w:rPr>
        <w:t>XcpDaqTimestampType</w:t>
      </w:r>
      <w:proofErr w:type="spellEnd"/>
      <w:r>
        <w:rPr>
          <w:rFonts w:cs="Calibri"/>
        </w:rPr>
        <w:t xml:space="preserve"> can be uint8, uint16, or uint32</w:t>
      </w:r>
      <w:r w:rsidR="00677453">
        <w:rPr>
          <w:rFonts w:cs="Calibri"/>
        </w:rPr>
        <w:t xml:space="preserve"> depending on the configuration of XCP</w:t>
      </w:r>
      <w:r>
        <w:rPr>
          <w:rFonts w:cs="Calibri"/>
        </w:rPr>
        <w:t>. Unit testing sh</w:t>
      </w:r>
      <w:r w:rsidR="00677453">
        <w:rPr>
          <w:rFonts w:cs="Calibri"/>
        </w:rPr>
        <w:t>all</w:t>
      </w:r>
      <w:r>
        <w:rPr>
          <w:rFonts w:cs="Calibri"/>
        </w:rPr>
        <w:t xml:space="preserve"> test full ranges for all </w:t>
      </w:r>
      <w:r w:rsidR="00677453">
        <w:rPr>
          <w:rFonts w:cs="Calibri"/>
        </w:rPr>
        <w:t>three</w:t>
      </w:r>
      <w:r>
        <w:rPr>
          <w:rFonts w:cs="Calibri"/>
        </w:rPr>
        <w:t xml:space="preserve"> types to ensure proper functionality. </w:t>
      </w:r>
    </w:p>
    <w:p w:rsidR="00F93FCB" w:rsidRPr="00F93FCB" w:rsidRDefault="00F93FCB" w:rsidP="00F93FCB">
      <w:pPr>
        <w:rPr>
          <w:lang w:bidi="ar-SA"/>
        </w:rPr>
      </w:pPr>
    </w:p>
    <w:p w:rsidR="00656B0A" w:rsidRDefault="00656B0A" w:rsidP="00F25926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875" w:name="_Toc422301847"/>
      <w:r w:rsidRPr="00AA38E8">
        <w:rPr>
          <w:rFonts w:ascii="Calibri" w:hAnsi="Calibri" w:cs="Calibri"/>
        </w:rPr>
        <w:lastRenderedPageBreak/>
        <w:t>Known Limitations With Design</w:t>
      </w:r>
      <w:bookmarkEnd w:id="875"/>
    </w:p>
    <w:p w:rsidR="00E05440" w:rsidRPr="00E05440" w:rsidRDefault="00391B7B" w:rsidP="00391B7B">
      <w:pPr>
        <w:pStyle w:val="ListParagraph"/>
        <w:numPr>
          <w:ilvl w:val="0"/>
          <w:numId w:val="46"/>
        </w:numPr>
      </w:pPr>
      <w:r>
        <w:rPr>
          <w:lang w:bidi="ar-SA"/>
        </w:rPr>
        <w:t>There are no protections in this design for executing on NULL_PTRs</w:t>
      </w:r>
    </w:p>
    <w:p w:rsidR="00F4712F" w:rsidRPr="00AA38E8" w:rsidRDefault="00F4712F" w:rsidP="0027405F">
      <w:pPr>
        <w:rPr>
          <w:rFonts w:cs="Calibri"/>
        </w:rPr>
      </w:pPr>
    </w:p>
    <w:p w:rsidR="00722EA8" w:rsidRPr="00AA38E8" w:rsidRDefault="00722EA8" w:rsidP="00722EA8">
      <w:pPr>
        <w:rPr>
          <w:rFonts w:cs="Calibri"/>
          <w:lang w:bidi="ar-SA"/>
        </w:rPr>
      </w:pPr>
    </w:p>
    <w:p w:rsidR="009F3119" w:rsidRPr="00AA38E8" w:rsidRDefault="00912AE0" w:rsidP="0027405F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876" w:name="_Toc422301848"/>
      <w:r w:rsidRPr="00AA38E8">
        <w:rPr>
          <w:rFonts w:ascii="Calibri" w:hAnsi="Calibri" w:cs="Calibri"/>
        </w:rPr>
        <w:lastRenderedPageBreak/>
        <w:t>Appendix</w:t>
      </w:r>
      <w:bookmarkEnd w:id="876"/>
    </w:p>
    <w:p w:rsidR="00912AE0" w:rsidRPr="00EF1337" w:rsidRDefault="00E05440" w:rsidP="00912AE0">
      <w:pPr>
        <w:rPr>
          <w:rFonts w:cs="Calibri"/>
          <w:i/>
          <w:lang w:bidi="ar-SA"/>
        </w:rPr>
      </w:pPr>
      <w:r>
        <w:rPr>
          <w:rFonts w:cs="Calibri"/>
          <w:i/>
          <w:lang w:bidi="ar-SA"/>
        </w:rPr>
        <w:t>None</w:t>
      </w:r>
    </w:p>
    <w:sectPr w:rsidR="00912AE0" w:rsidRPr="00EF133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40" w:code="9"/>
      <w:pgMar w:top="1701" w:right="1418" w:bottom="1701" w:left="1418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5EE" w:rsidRDefault="000635EE">
      <w:r>
        <w:separator/>
      </w:r>
    </w:p>
  </w:endnote>
  <w:endnote w:type="continuationSeparator" w:id="0">
    <w:p w:rsidR="000635EE" w:rsidRDefault="00063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DFF" w:rsidRDefault="00393DF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3618"/>
      <w:gridCol w:w="2520"/>
      <w:gridCol w:w="3149"/>
    </w:tblGrid>
    <w:tr w:rsidR="00393DFF" w:rsidRPr="008969C4" w:rsidTr="00722EA8">
      <w:tc>
        <w:tcPr>
          <w:tcW w:w="3618" w:type="dxa"/>
          <w:shd w:val="clear" w:color="auto" w:fill="auto"/>
        </w:tcPr>
        <w:p w:rsidR="00393DFF" w:rsidRPr="00891F29" w:rsidRDefault="00393DFF" w:rsidP="004F3C64">
          <w:pPr>
            <w:pStyle w:val="Footer"/>
            <w:rPr>
              <w:sz w:val="16"/>
            </w:rPr>
          </w:pPr>
          <w:r>
            <w:rPr>
              <w:sz w:val="16"/>
            </w:rPr>
            <w:t>Module Design Document Template</w:t>
          </w:r>
        </w:p>
        <w:p w:rsidR="00393DFF" w:rsidRDefault="00393DFF" w:rsidP="002831F8">
          <w:pPr>
            <w:pStyle w:val="Footer"/>
            <w:rPr>
              <w:sz w:val="16"/>
            </w:rPr>
          </w:pPr>
          <w:r>
            <w:rPr>
              <w:sz w:val="16"/>
            </w:rPr>
            <w:t>Template Version: 1.4</w:t>
          </w:r>
        </w:p>
        <w:p w:rsidR="00393DFF" w:rsidRPr="002C4E7D" w:rsidRDefault="00393DFF" w:rsidP="002831F8">
          <w:pPr>
            <w:pStyle w:val="Footer"/>
            <w:rPr>
              <w:sz w:val="16"/>
            </w:rPr>
          </w:pPr>
          <w:r>
            <w:rPr>
              <w:sz w:val="16"/>
            </w:rPr>
            <w:t>Document Version: 1.0 Date: 16-Jun-2015</w:t>
          </w:r>
        </w:p>
      </w:tc>
      <w:tc>
        <w:tcPr>
          <w:tcW w:w="2520" w:type="dxa"/>
          <w:shd w:val="clear" w:color="auto" w:fill="auto"/>
        </w:tcPr>
        <w:p w:rsidR="00393DFF" w:rsidRPr="00891F29" w:rsidRDefault="00393DFF" w:rsidP="00891F29">
          <w:pPr>
            <w:spacing w:before="100" w:beforeAutospacing="1" w:after="100" w:afterAutospacing="1" w:line="330" w:lineRule="atLeast"/>
            <w:ind w:left="720"/>
            <w:rPr>
              <w:rFonts w:ascii="Arial" w:hAnsi="Arial" w:cs="Arial"/>
              <w:color w:val="666666"/>
              <w:sz w:val="16"/>
              <w:szCs w:val="21"/>
              <w:lang w:bidi="ar-SA"/>
            </w:rPr>
          </w:pPr>
          <w:r w:rsidRPr="00891F29">
            <w:rPr>
              <w:rFonts w:ascii="Arial" w:hAnsi="Arial" w:cs="Arial"/>
              <w:color w:val="666666"/>
              <w:sz w:val="16"/>
              <w:szCs w:val="21"/>
              <w:lang w:bidi="ar-SA"/>
            </w:rPr>
            <w:t>© Nexteer Automotive</w:t>
          </w:r>
        </w:p>
        <w:p w:rsidR="00393DFF" w:rsidRPr="00891F29" w:rsidRDefault="00393DFF" w:rsidP="00891F29">
          <w:pPr>
            <w:pStyle w:val="Footer"/>
            <w:jc w:val="center"/>
            <w:rPr>
              <w:b/>
            </w:rPr>
          </w:pPr>
        </w:p>
      </w:tc>
      <w:tc>
        <w:tcPr>
          <w:tcW w:w="3149" w:type="dxa"/>
          <w:shd w:val="clear" w:color="auto" w:fill="auto"/>
        </w:tcPr>
        <w:p w:rsidR="00393DFF" w:rsidRPr="00722EA8" w:rsidRDefault="00393DFF" w:rsidP="00722EA8">
          <w:pPr>
            <w:spacing w:before="100" w:beforeAutospacing="1" w:after="100" w:afterAutospacing="1" w:line="330" w:lineRule="atLeast"/>
            <w:ind w:left="720"/>
            <w:jc w:val="right"/>
            <w:rPr>
              <w:sz w:val="16"/>
              <w:szCs w:val="16"/>
            </w:rPr>
          </w:pPr>
          <w:r w:rsidRPr="00722EA8">
            <w:rPr>
              <w:sz w:val="16"/>
              <w:szCs w:val="16"/>
            </w:rPr>
            <w:t xml:space="preserve">Page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PAGE  \* Arabic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932932">
            <w:rPr>
              <w:noProof/>
              <w:sz w:val="16"/>
              <w:szCs w:val="16"/>
            </w:rPr>
            <w:t>22</w:t>
          </w:r>
          <w:r w:rsidRPr="00722EA8">
            <w:rPr>
              <w:sz w:val="16"/>
              <w:szCs w:val="16"/>
            </w:rPr>
            <w:fldChar w:fldCharType="end"/>
          </w:r>
          <w:r w:rsidRPr="00722EA8">
            <w:rPr>
              <w:sz w:val="16"/>
              <w:szCs w:val="16"/>
            </w:rPr>
            <w:t xml:space="preserve"> of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NUMPAGES 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932932">
            <w:rPr>
              <w:noProof/>
              <w:sz w:val="16"/>
              <w:szCs w:val="16"/>
            </w:rPr>
            <w:t>26</w:t>
          </w:r>
          <w:r w:rsidRPr="00722EA8">
            <w:rPr>
              <w:sz w:val="16"/>
              <w:szCs w:val="16"/>
            </w:rPr>
            <w:fldChar w:fldCharType="end"/>
          </w:r>
        </w:p>
      </w:tc>
    </w:tr>
  </w:tbl>
  <w:p w:rsidR="00393DFF" w:rsidRPr="004F3C64" w:rsidRDefault="00393DFF" w:rsidP="004F3C6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DFF" w:rsidRDefault="00393D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5EE" w:rsidRDefault="000635EE">
      <w:r>
        <w:separator/>
      </w:r>
    </w:p>
  </w:footnote>
  <w:footnote w:type="continuationSeparator" w:id="0">
    <w:p w:rsidR="000635EE" w:rsidRDefault="000635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DFF" w:rsidRDefault="00393DF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20"/>
      <w:gridCol w:w="6659"/>
    </w:tblGrid>
    <w:tr w:rsidR="00393DFF" w:rsidRPr="008969C4" w:rsidTr="001B11CC">
      <w:trPr>
        <w:trHeight w:val="710"/>
      </w:trPr>
      <w:tc>
        <w:tcPr>
          <w:tcW w:w="2520" w:type="dxa"/>
        </w:tcPr>
        <w:p w:rsidR="00393DFF" w:rsidRPr="008969C4" w:rsidRDefault="00393DFF">
          <w:pPr>
            <w:pStyle w:val="Header"/>
          </w:pPr>
          <w:r>
            <w:rPr>
              <w:noProof/>
              <w:lang w:bidi="ar-SA"/>
            </w:rPr>
            <w:drawing>
              <wp:inline distT="0" distB="0" distL="0" distR="0">
                <wp:extent cx="1064260" cy="436880"/>
                <wp:effectExtent l="0" t="0" r="0" b="0"/>
                <wp:docPr id="1" name="Picture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426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9" w:type="dxa"/>
          <w:vAlign w:val="center"/>
        </w:tcPr>
        <w:p w:rsidR="00393DFF" w:rsidRPr="00891F29" w:rsidRDefault="00393DFF" w:rsidP="001B11CC">
          <w:pPr>
            <w:pStyle w:val="Header"/>
            <w:jc w:val="right"/>
            <w:rPr>
              <w:sz w:val="16"/>
              <w:szCs w:val="20"/>
            </w:rPr>
          </w:pPr>
          <w:r w:rsidRPr="00891F29">
            <w:rPr>
              <w:sz w:val="16"/>
              <w:szCs w:val="20"/>
            </w:rPr>
            <w:t>Nexteer Automotive Confidential Proprietary Information</w:t>
          </w:r>
        </w:p>
        <w:p w:rsidR="00393DFF" w:rsidRPr="008969C4" w:rsidRDefault="00393DFF" w:rsidP="001B11CC">
          <w:pPr>
            <w:pStyle w:val="Header"/>
            <w:jc w:val="right"/>
            <w:rPr>
              <w:szCs w:val="20"/>
            </w:rPr>
          </w:pPr>
          <w:r w:rsidRPr="00891F29">
            <w:rPr>
              <w:sz w:val="16"/>
              <w:szCs w:val="20"/>
            </w:rPr>
            <w:t>Do Not Copy/Distribute Without Prior Permission</w:t>
          </w:r>
        </w:p>
      </w:tc>
    </w:tr>
  </w:tbl>
  <w:p w:rsidR="00393DFF" w:rsidRDefault="00393DFF">
    <w:pPr>
      <w:pStyle w:val="Header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3DFF" w:rsidRDefault="00393D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7696C9FE"/>
    <w:lvl w:ilvl="0">
      <w:numFmt w:val="decimal"/>
      <w:lvlText w:val="*"/>
      <w:lvlJc w:val="left"/>
    </w:lvl>
  </w:abstractNum>
  <w:abstractNum w:abstractNumId="11">
    <w:nsid w:val="031F6FB5"/>
    <w:multiLevelType w:val="hybridMultilevel"/>
    <w:tmpl w:val="99BA225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718410B"/>
    <w:multiLevelType w:val="multilevel"/>
    <w:tmpl w:val="7862C13E"/>
    <w:lvl w:ilvl="0">
      <w:start w:val="1"/>
      <w:numFmt w:val="decimal"/>
      <w:lvlText w:val="%1"/>
      <w:lvlJc w:val="left"/>
      <w:pPr>
        <w:ind w:left="1137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1"/>
      <w:numFmt w:val="decimal"/>
      <w:pStyle w:val="TOC3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>
    <w:nsid w:val="08891948"/>
    <w:multiLevelType w:val="multilevel"/>
    <w:tmpl w:val="3A86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E60BB7"/>
    <w:multiLevelType w:val="hybridMultilevel"/>
    <w:tmpl w:val="623C1C48"/>
    <w:lvl w:ilvl="0" w:tplc="E6A856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  <w:szCs w:val="20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8A40E88"/>
    <w:multiLevelType w:val="hybridMultilevel"/>
    <w:tmpl w:val="3E78DDBA"/>
    <w:lvl w:ilvl="0" w:tplc="AC3021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8FD2F18"/>
    <w:multiLevelType w:val="multilevel"/>
    <w:tmpl w:val="8D8A81A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6BD2D92"/>
    <w:multiLevelType w:val="hybridMultilevel"/>
    <w:tmpl w:val="0A44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>
    <w:nsid w:val="3FB42D7B"/>
    <w:multiLevelType w:val="hybridMultilevel"/>
    <w:tmpl w:val="D8C44F04"/>
    <w:lvl w:ilvl="0" w:tplc="CFB607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BDB489D"/>
    <w:multiLevelType w:val="hybridMultilevel"/>
    <w:tmpl w:val="E9305DD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A023F16"/>
    <w:multiLevelType w:val="multilevel"/>
    <w:tmpl w:val="F43A189E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68BA7604"/>
    <w:multiLevelType w:val="multilevel"/>
    <w:tmpl w:val="3E78DD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99D705C"/>
    <w:multiLevelType w:val="hybridMultilevel"/>
    <w:tmpl w:val="8916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25673C"/>
    <w:multiLevelType w:val="hybridMultilevel"/>
    <w:tmpl w:val="7A7C7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7A3CE8"/>
    <w:multiLevelType w:val="hybridMultilevel"/>
    <w:tmpl w:val="C3786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D975107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9"/>
  </w:num>
  <w:num w:numId="14">
    <w:abstractNumId w:val="28"/>
  </w:num>
  <w:num w:numId="15">
    <w:abstractNumId w:val="14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5"/>
  </w:num>
  <w:num w:numId="22">
    <w:abstractNumId w:val="25"/>
  </w:num>
  <w:num w:numId="23">
    <w:abstractNumId w:val="2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13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9"/>
  </w:num>
  <w:num w:numId="37">
    <w:abstractNumId w:val="17"/>
  </w:num>
  <w:num w:numId="38">
    <w:abstractNumId w:val="16"/>
  </w:num>
  <w:num w:numId="39">
    <w:abstractNumId w:val="17"/>
  </w:num>
  <w:num w:numId="4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1">
    <w:abstractNumId w:val="22"/>
  </w:num>
  <w:num w:numId="42">
    <w:abstractNumId w:val="18"/>
  </w:num>
  <w:num w:numId="43">
    <w:abstractNumId w:val="23"/>
  </w:num>
  <w:num w:numId="44">
    <w:abstractNumId w:val="26"/>
  </w:num>
  <w:num w:numId="45">
    <w:abstractNumId w:val="24"/>
  </w:num>
  <w:num w:numId="46">
    <w:abstractNumId w:val="2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98E"/>
    <w:rsid w:val="00002D6E"/>
    <w:rsid w:val="0002711E"/>
    <w:rsid w:val="00030567"/>
    <w:rsid w:val="00045875"/>
    <w:rsid w:val="000558D3"/>
    <w:rsid w:val="000573ED"/>
    <w:rsid w:val="00057E0F"/>
    <w:rsid w:val="000635CA"/>
    <w:rsid w:val="000635EE"/>
    <w:rsid w:val="00063A7A"/>
    <w:rsid w:val="000863AA"/>
    <w:rsid w:val="000900A0"/>
    <w:rsid w:val="000A0ED7"/>
    <w:rsid w:val="000B202E"/>
    <w:rsid w:val="000D5DB4"/>
    <w:rsid w:val="000E0B71"/>
    <w:rsid w:val="000E102A"/>
    <w:rsid w:val="000F13B1"/>
    <w:rsid w:val="000F2505"/>
    <w:rsid w:val="00101127"/>
    <w:rsid w:val="00103C4C"/>
    <w:rsid w:val="00107918"/>
    <w:rsid w:val="001123AD"/>
    <w:rsid w:val="00114319"/>
    <w:rsid w:val="001161D2"/>
    <w:rsid w:val="00120D8E"/>
    <w:rsid w:val="00132EC3"/>
    <w:rsid w:val="00136080"/>
    <w:rsid w:val="00151B09"/>
    <w:rsid w:val="00151B57"/>
    <w:rsid w:val="00152041"/>
    <w:rsid w:val="00153F83"/>
    <w:rsid w:val="001579B2"/>
    <w:rsid w:val="001833C5"/>
    <w:rsid w:val="00186C07"/>
    <w:rsid w:val="0019671A"/>
    <w:rsid w:val="001B11CC"/>
    <w:rsid w:val="001B1516"/>
    <w:rsid w:val="001B7B1D"/>
    <w:rsid w:val="001D2F1D"/>
    <w:rsid w:val="001D631F"/>
    <w:rsid w:val="001E0633"/>
    <w:rsid w:val="00213F47"/>
    <w:rsid w:val="0022551D"/>
    <w:rsid w:val="00236557"/>
    <w:rsid w:val="00246432"/>
    <w:rsid w:val="00250CE0"/>
    <w:rsid w:val="0025182D"/>
    <w:rsid w:val="002540D9"/>
    <w:rsid w:val="0027405F"/>
    <w:rsid w:val="002748BA"/>
    <w:rsid w:val="002831F8"/>
    <w:rsid w:val="00286F38"/>
    <w:rsid w:val="002A087E"/>
    <w:rsid w:val="002A3DCD"/>
    <w:rsid w:val="002B2EB2"/>
    <w:rsid w:val="002B6BA8"/>
    <w:rsid w:val="002C4E7D"/>
    <w:rsid w:val="002C742E"/>
    <w:rsid w:val="002D2079"/>
    <w:rsid w:val="002D6391"/>
    <w:rsid w:val="002E081C"/>
    <w:rsid w:val="002E08B6"/>
    <w:rsid w:val="002E0FEE"/>
    <w:rsid w:val="002E14D9"/>
    <w:rsid w:val="002E2ADA"/>
    <w:rsid w:val="00302D3C"/>
    <w:rsid w:val="00314939"/>
    <w:rsid w:val="00332C76"/>
    <w:rsid w:val="00333CDC"/>
    <w:rsid w:val="0033680E"/>
    <w:rsid w:val="00347663"/>
    <w:rsid w:val="0036407E"/>
    <w:rsid w:val="00364F00"/>
    <w:rsid w:val="00391B7B"/>
    <w:rsid w:val="00393DFF"/>
    <w:rsid w:val="003B4A55"/>
    <w:rsid w:val="003B5604"/>
    <w:rsid w:val="003C4980"/>
    <w:rsid w:val="0040296C"/>
    <w:rsid w:val="00410E30"/>
    <w:rsid w:val="0042494B"/>
    <w:rsid w:val="0043354D"/>
    <w:rsid w:val="00434D79"/>
    <w:rsid w:val="00436F3E"/>
    <w:rsid w:val="00443370"/>
    <w:rsid w:val="00444F99"/>
    <w:rsid w:val="00454165"/>
    <w:rsid w:val="00454B2A"/>
    <w:rsid w:val="00467A4E"/>
    <w:rsid w:val="004746D7"/>
    <w:rsid w:val="004863BF"/>
    <w:rsid w:val="0049479C"/>
    <w:rsid w:val="004C3E01"/>
    <w:rsid w:val="004F3152"/>
    <w:rsid w:val="004F3C64"/>
    <w:rsid w:val="005026D8"/>
    <w:rsid w:val="00510DB3"/>
    <w:rsid w:val="00511C23"/>
    <w:rsid w:val="00523070"/>
    <w:rsid w:val="00524CC1"/>
    <w:rsid w:val="00567EB9"/>
    <w:rsid w:val="00585674"/>
    <w:rsid w:val="005878B7"/>
    <w:rsid w:val="005A3EDE"/>
    <w:rsid w:val="005B6300"/>
    <w:rsid w:val="005C6E8D"/>
    <w:rsid w:val="005D4850"/>
    <w:rsid w:val="005D671A"/>
    <w:rsid w:val="006106DD"/>
    <w:rsid w:val="006171B3"/>
    <w:rsid w:val="00633FE1"/>
    <w:rsid w:val="006374FA"/>
    <w:rsid w:val="00646455"/>
    <w:rsid w:val="00651D19"/>
    <w:rsid w:val="0065533E"/>
    <w:rsid w:val="00656B0A"/>
    <w:rsid w:val="006719D4"/>
    <w:rsid w:val="00677453"/>
    <w:rsid w:val="00680079"/>
    <w:rsid w:val="00681E5A"/>
    <w:rsid w:val="006A61EA"/>
    <w:rsid w:val="006B2E05"/>
    <w:rsid w:val="006B5229"/>
    <w:rsid w:val="006B5804"/>
    <w:rsid w:val="006B5F56"/>
    <w:rsid w:val="006D1DB4"/>
    <w:rsid w:val="006D4B2E"/>
    <w:rsid w:val="006F3CF4"/>
    <w:rsid w:val="00707BA6"/>
    <w:rsid w:val="007129B5"/>
    <w:rsid w:val="0071423B"/>
    <w:rsid w:val="00722EA8"/>
    <w:rsid w:val="00727610"/>
    <w:rsid w:val="0075721A"/>
    <w:rsid w:val="00767585"/>
    <w:rsid w:val="007A2CEC"/>
    <w:rsid w:val="007B1EDB"/>
    <w:rsid w:val="007B71B8"/>
    <w:rsid w:val="007C4261"/>
    <w:rsid w:val="007C4BC5"/>
    <w:rsid w:val="007E1D79"/>
    <w:rsid w:val="007E4EF4"/>
    <w:rsid w:val="008119C7"/>
    <w:rsid w:val="00823506"/>
    <w:rsid w:val="00842AF2"/>
    <w:rsid w:val="00862735"/>
    <w:rsid w:val="008805EE"/>
    <w:rsid w:val="0088479F"/>
    <w:rsid w:val="00891F29"/>
    <w:rsid w:val="00893A8E"/>
    <w:rsid w:val="008943A3"/>
    <w:rsid w:val="008969C4"/>
    <w:rsid w:val="00897465"/>
    <w:rsid w:val="00897691"/>
    <w:rsid w:val="008A1CA9"/>
    <w:rsid w:val="008A3DEA"/>
    <w:rsid w:val="008C4FBE"/>
    <w:rsid w:val="008D69B7"/>
    <w:rsid w:val="008F11FD"/>
    <w:rsid w:val="008F2BEC"/>
    <w:rsid w:val="008F3FD4"/>
    <w:rsid w:val="008F4A9B"/>
    <w:rsid w:val="008F7506"/>
    <w:rsid w:val="00902BAF"/>
    <w:rsid w:val="00905BA7"/>
    <w:rsid w:val="00912AE0"/>
    <w:rsid w:val="00926383"/>
    <w:rsid w:val="00932932"/>
    <w:rsid w:val="00934EA5"/>
    <w:rsid w:val="00942D04"/>
    <w:rsid w:val="00946E5C"/>
    <w:rsid w:val="0095572C"/>
    <w:rsid w:val="00957855"/>
    <w:rsid w:val="0096191C"/>
    <w:rsid w:val="00962170"/>
    <w:rsid w:val="00970DBB"/>
    <w:rsid w:val="0097381A"/>
    <w:rsid w:val="009B6BDF"/>
    <w:rsid w:val="009B754B"/>
    <w:rsid w:val="009C2C9A"/>
    <w:rsid w:val="009C5629"/>
    <w:rsid w:val="009C694E"/>
    <w:rsid w:val="009C6A3A"/>
    <w:rsid w:val="009D56A4"/>
    <w:rsid w:val="009F3119"/>
    <w:rsid w:val="00A2583B"/>
    <w:rsid w:val="00A25B61"/>
    <w:rsid w:val="00A26934"/>
    <w:rsid w:val="00A32585"/>
    <w:rsid w:val="00A365F0"/>
    <w:rsid w:val="00A5749E"/>
    <w:rsid w:val="00A751F3"/>
    <w:rsid w:val="00A92EE5"/>
    <w:rsid w:val="00A96219"/>
    <w:rsid w:val="00AA3334"/>
    <w:rsid w:val="00AA38E8"/>
    <w:rsid w:val="00AB200C"/>
    <w:rsid w:val="00AB2785"/>
    <w:rsid w:val="00AE0435"/>
    <w:rsid w:val="00AE5C76"/>
    <w:rsid w:val="00AE5E6E"/>
    <w:rsid w:val="00AE640F"/>
    <w:rsid w:val="00AE684E"/>
    <w:rsid w:val="00AF082D"/>
    <w:rsid w:val="00AF21A5"/>
    <w:rsid w:val="00B05D71"/>
    <w:rsid w:val="00B11BE8"/>
    <w:rsid w:val="00B2597C"/>
    <w:rsid w:val="00B263A8"/>
    <w:rsid w:val="00B34A94"/>
    <w:rsid w:val="00B35242"/>
    <w:rsid w:val="00B352F7"/>
    <w:rsid w:val="00B3604D"/>
    <w:rsid w:val="00B53D2A"/>
    <w:rsid w:val="00B81B39"/>
    <w:rsid w:val="00B81C1B"/>
    <w:rsid w:val="00B85E5D"/>
    <w:rsid w:val="00B871EB"/>
    <w:rsid w:val="00B915BD"/>
    <w:rsid w:val="00B96B57"/>
    <w:rsid w:val="00BA0018"/>
    <w:rsid w:val="00BC6B0F"/>
    <w:rsid w:val="00BD3775"/>
    <w:rsid w:val="00BD6557"/>
    <w:rsid w:val="00BF1475"/>
    <w:rsid w:val="00BF5242"/>
    <w:rsid w:val="00C0276C"/>
    <w:rsid w:val="00C145F2"/>
    <w:rsid w:val="00C24FF5"/>
    <w:rsid w:val="00C27725"/>
    <w:rsid w:val="00C3267C"/>
    <w:rsid w:val="00C375E8"/>
    <w:rsid w:val="00C576BF"/>
    <w:rsid w:val="00C60657"/>
    <w:rsid w:val="00C71993"/>
    <w:rsid w:val="00C71EF8"/>
    <w:rsid w:val="00CA5BBE"/>
    <w:rsid w:val="00CB70C2"/>
    <w:rsid w:val="00CB724F"/>
    <w:rsid w:val="00CC5FFD"/>
    <w:rsid w:val="00CD1BBB"/>
    <w:rsid w:val="00CF01A3"/>
    <w:rsid w:val="00CF7C4B"/>
    <w:rsid w:val="00D15A70"/>
    <w:rsid w:val="00D16229"/>
    <w:rsid w:val="00D31601"/>
    <w:rsid w:val="00D4065B"/>
    <w:rsid w:val="00D51275"/>
    <w:rsid w:val="00D52276"/>
    <w:rsid w:val="00D5295D"/>
    <w:rsid w:val="00D57397"/>
    <w:rsid w:val="00D6547D"/>
    <w:rsid w:val="00D66AB8"/>
    <w:rsid w:val="00D77952"/>
    <w:rsid w:val="00D8298E"/>
    <w:rsid w:val="00D83F19"/>
    <w:rsid w:val="00D953C4"/>
    <w:rsid w:val="00DB0456"/>
    <w:rsid w:val="00DB213C"/>
    <w:rsid w:val="00DD3B65"/>
    <w:rsid w:val="00DE24CB"/>
    <w:rsid w:val="00DE2FDE"/>
    <w:rsid w:val="00E01806"/>
    <w:rsid w:val="00E05440"/>
    <w:rsid w:val="00E107A7"/>
    <w:rsid w:val="00E202D5"/>
    <w:rsid w:val="00E35A9F"/>
    <w:rsid w:val="00E36420"/>
    <w:rsid w:val="00E53BF0"/>
    <w:rsid w:val="00E61FD9"/>
    <w:rsid w:val="00E70D2A"/>
    <w:rsid w:val="00E77432"/>
    <w:rsid w:val="00E94A04"/>
    <w:rsid w:val="00EA128E"/>
    <w:rsid w:val="00EC0CCD"/>
    <w:rsid w:val="00ED7CA4"/>
    <w:rsid w:val="00EE26AB"/>
    <w:rsid w:val="00EF1337"/>
    <w:rsid w:val="00F01ADF"/>
    <w:rsid w:val="00F01D8E"/>
    <w:rsid w:val="00F25926"/>
    <w:rsid w:val="00F31A9D"/>
    <w:rsid w:val="00F36729"/>
    <w:rsid w:val="00F36CC2"/>
    <w:rsid w:val="00F41E6C"/>
    <w:rsid w:val="00F4330C"/>
    <w:rsid w:val="00F4712F"/>
    <w:rsid w:val="00F56F9A"/>
    <w:rsid w:val="00F575E2"/>
    <w:rsid w:val="00F602B0"/>
    <w:rsid w:val="00F64A35"/>
    <w:rsid w:val="00F72661"/>
    <w:rsid w:val="00F737FE"/>
    <w:rsid w:val="00F91518"/>
    <w:rsid w:val="00F93FCB"/>
    <w:rsid w:val="00FA5768"/>
    <w:rsid w:val="00FB39DC"/>
    <w:rsid w:val="00FC02CC"/>
    <w:rsid w:val="00FF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391B7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391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4.emf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5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5.bin"/><Relationship Id="rId34" Type="http://schemas.openxmlformats.org/officeDocument/2006/relationships/image" Target="media/image11.emf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3.emf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7.emf"/><Relationship Id="rId32" Type="http://schemas.openxmlformats.org/officeDocument/2006/relationships/image" Target="media/image10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4.emf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8.emf"/><Relationship Id="rId36" Type="http://schemas.openxmlformats.org/officeDocument/2006/relationships/image" Target="media/image12.emf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1.bin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9.bin"/><Relationship Id="rId30" Type="http://schemas.openxmlformats.org/officeDocument/2006/relationships/image" Target="media/image9.emf"/><Relationship Id="rId35" Type="http://schemas.openxmlformats.org/officeDocument/2006/relationships/oleObject" Target="embeddings/oleObject13.bin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D8F32681-D8C9-4509-BCF3-F5A880F41C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A32EA4-4E7E-4591-BAF2-4EC7BFB42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26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 Design Template V1.0</vt:lpstr>
    </vt:vector>
  </TitlesOfParts>
  <Company/>
  <LinksUpToDate>false</LinksUpToDate>
  <CharactersWithSpaces>12492</CharactersWithSpaces>
  <SharedDoc>false</SharedDoc>
  <HLinks>
    <vt:vector size="336" baseType="variant">
      <vt:variant>
        <vt:i4>1703990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_Toc406065281</vt:lpwstr>
      </vt:variant>
      <vt:variant>
        <vt:i4>1703990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_Toc406065280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_Toc406065279</vt:lpwstr>
      </vt:variant>
      <vt:variant>
        <vt:i4>1376310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_Toc406065278</vt:lpwstr>
      </vt:variant>
      <vt:variant>
        <vt:i4>1376310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_Toc406065277</vt:lpwstr>
      </vt:variant>
      <vt:variant>
        <vt:i4>1376310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_Toc406065276</vt:lpwstr>
      </vt:variant>
      <vt:variant>
        <vt:i4>1376310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_Toc406065275</vt:lpwstr>
      </vt:variant>
      <vt:variant>
        <vt:i4>1376310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_Toc406065274</vt:lpwstr>
      </vt:variant>
      <vt:variant>
        <vt:i4>1376310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_Toc406065273</vt:lpwstr>
      </vt:variant>
      <vt:variant>
        <vt:i4>1376310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_Toc406065272</vt:lpwstr>
      </vt:variant>
      <vt:variant>
        <vt:i4>1376310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_Toc406065271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_Toc406065270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_Toc406065269</vt:lpwstr>
      </vt:variant>
      <vt:variant>
        <vt:i4>1310774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_Toc406065268</vt:lpwstr>
      </vt:variant>
      <vt:variant>
        <vt:i4>1310774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_Toc406065267</vt:lpwstr>
      </vt:variant>
      <vt:variant>
        <vt:i4>1310774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_Toc406065266</vt:lpwstr>
      </vt:variant>
      <vt:variant>
        <vt:i4>1310774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_Toc406065265</vt:lpwstr>
      </vt:variant>
      <vt:variant>
        <vt:i4>1310774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_Toc406065264</vt:lpwstr>
      </vt:variant>
      <vt:variant>
        <vt:i4>1310774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_Toc406065263</vt:lpwstr>
      </vt:variant>
      <vt:variant>
        <vt:i4>1310774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_Toc406065262</vt:lpwstr>
      </vt:variant>
      <vt:variant>
        <vt:i4>1310774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_Toc406065261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_Toc406065260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_Toc406065259</vt:lpwstr>
      </vt:variant>
      <vt:variant>
        <vt:i4>1507382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_Toc406065258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_Toc406065257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_Toc406065256</vt:lpwstr>
      </vt:variant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_Toc406065255</vt:lpwstr>
      </vt:variant>
      <vt:variant>
        <vt:i4>1507382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_Toc406065254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_Toc406065253</vt:lpwstr>
      </vt:variant>
      <vt:variant>
        <vt:i4>1507382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_Toc406065252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_Toc406065251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_Toc406065250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_Toc406065249</vt:lpwstr>
      </vt:variant>
      <vt:variant>
        <vt:i4>1441846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_Toc406065248</vt:lpwstr>
      </vt:variant>
      <vt:variant>
        <vt:i4>1441846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_Toc406065247</vt:lpwstr>
      </vt:variant>
      <vt:variant>
        <vt:i4>1441846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_Toc406065246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_Toc406065245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_Toc406065244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_Toc406065243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_Toc406065242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_Toc406065241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_Toc406065240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_Toc406065239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_Toc406065238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_Toc406065237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_Toc406065236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_Toc406065235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_Toc406065234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_Toc406065233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_Toc406065232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_Toc406065231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_Toc406065230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_Toc406065229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_Toc406065228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_Toc406065227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_Toc406065226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 Design Template V1.0</dc:title>
  <dc:creator>Nexteer</dc:creator>
  <dc:description>version 1.0 dated 24-Dec-2013</dc:description>
  <cp:lastModifiedBy>Smith, Kevin</cp:lastModifiedBy>
  <cp:revision>10</cp:revision>
  <cp:lastPrinted>2015-06-16T20:55:00Z</cp:lastPrinted>
  <dcterms:created xsi:type="dcterms:W3CDTF">2015-06-16T20:50:00Z</dcterms:created>
  <dcterms:modified xsi:type="dcterms:W3CDTF">2016-08-30T05:43:00Z</dcterms:modified>
</cp:coreProperties>
</file>